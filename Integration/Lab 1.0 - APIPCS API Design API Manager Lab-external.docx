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3CDA08" w14:textId="77777777" w:rsidR="00FA0569" w:rsidRPr="00B55F82" w:rsidRDefault="00FA0569" w:rsidP="00FA0569">
      <w:pPr>
        <w:rPr>
          <w:b/>
          <w:sz w:val="44"/>
        </w:rPr>
      </w:pPr>
      <w:bookmarkStart w:id="0" w:name="_Toc463283054"/>
      <w:bookmarkStart w:id="1" w:name="_Toc463283096"/>
      <w:bookmarkStart w:id="2" w:name="_Toc463283636"/>
      <w:bookmarkStart w:id="3" w:name="_Toc463604762"/>
      <w:bookmarkStart w:id="4" w:name="_Toc464729375"/>
      <w:r w:rsidRPr="00B55F82">
        <w:rPr>
          <w:b/>
          <w:sz w:val="44"/>
        </w:rPr>
        <w:t xml:space="preserve">Oracle Cloud Test Drive </w:t>
      </w:r>
      <w:r w:rsidR="00B928CB">
        <w:rPr>
          <w:b/>
          <w:sz w:val="44"/>
        </w:rPr>
        <w:t>for PaaS and IaaS</w:t>
      </w:r>
    </w:p>
    <w:p w14:paraId="3F853BAD" w14:textId="77777777" w:rsidR="00FA0569" w:rsidRDefault="00FA0569" w:rsidP="00FA0569"/>
    <w:p w14:paraId="754F335C" w14:textId="77777777" w:rsidR="00FA0569" w:rsidRDefault="00FA0569" w:rsidP="00FA0569">
      <w:pPr>
        <w:rPr>
          <w:sz w:val="48"/>
        </w:rPr>
      </w:pPr>
      <w:r w:rsidRPr="002A52E3">
        <w:rPr>
          <w:sz w:val="48"/>
        </w:rPr>
        <w:t xml:space="preserve">Lab </w:t>
      </w:r>
      <w:r>
        <w:rPr>
          <w:sz w:val="48"/>
        </w:rPr>
        <w:t>1.0</w:t>
      </w:r>
    </w:p>
    <w:p w14:paraId="5FB75CAE" w14:textId="77777777" w:rsidR="00BF037B" w:rsidRPr="002A52E3" w:rsidRDefault="00BF037B" w:rsidP="00FA0569">
      <w:pPr>
        <w:rPr>
          <w:sz w:val="48"/>
        </w:rPr>
      </w:pPr>
    </w:p>
    <w:p w14:paraId="0F71D187" w14:textId="036BBC67" w:rsidR="001A059C" w:rsidRPr="003B2D81" w:rsidRDefault="00255A17" w:rsidP="003B2D81">
      <w:pPr>
        <w:rPr>
          <w:sz w:val="48"/>
        </w:rPr>
      </w:pPr>
      <w:r>
        <w:rPr>
          <w:sz w:val="48"/>
        </w:rPr>
        <w:t>API Platform</w:t>
      </w:r>
      <w:r w:rsidR="00FA0569">
        <w:rPr>
          <w:sz w:val="48"/>
        </w:rPr>
        <w:t xml:space="preserve"> Cloud Service</w:t>
      </w:r>
      <w:r w:rsidR="003B2D81">
        <w:rPr>
          <w:sz w:val="48"/>
        </w:rPr>
        <w:t xml:space="preserve"> </w:t>
      </w:r>
      <w:r w:rsidR="00CB1ED7">
        <w:rPr>
          <w:sz w:val="48"/>
        </w:rPr>
        <w:t xml:space="preserve">API Manager </w:t>
      </w:r>
      <w:r w:rsidR="001A059C" w:rsidRPr="003B2D81">
        <w:rPr>
          <w:sz w:val="48"/>
        </w:rPr>
        <w:t>Lab</w:t>
      </w:r>
      <w:bookmarkEnd w:id="0"/>
      <w:bookmarkEnd w:id="1"/>
      <w:bookmarkEnd w:id="2"/>
      <w:bookmarkEnd w:id="3"/>
      <w:bookmarkEnd w:id="4"/>
    </w:p>
    <w:sdt>
      <w:sdtPr>
        <w:rPr>
          <w:rFonts w:asciiTheme="minorHAnsi" w:eastAsiaTheme="minorHAnsi" w:hAnsiTheme="minorHAnsi" w:cstheme="minorBidi"/>
          <w:b w:val="0"/>
          <w:bCs w:val="0"/>
          <w:color w:val="auto"/>
          <w:sz w:val="22"/>
          <w:szCs w:val="22"/>
          <w:lang w:eastAsia="en-US"/>
        </w:rPr>
        <w:id w:val="-1145274306"/>
        <w:docPartObj>
          <w:docPartGallery w:val="Table of Contents"/>
          <w:docPartUnique/>
        </w:docPartObj>
      </w:sdtPr>
      <w:sdtEndPr>
        <w:rPr>
          <w:noProof/>
        </w:rPr>
      </w:sdtEndPr>
      <w:sdtContent>
        <w:p w14:paraId="1C7FF1B3" w14:textId="77777777" w:rsidR="006D605E" w:rsidRDefault="006D605E">
          <w:pPr>
            <w:pStyle w:val="TOCHeading"/>
          </w:pPr>
          <w:r>
            <w:t>Contents</w:t>
          </w:r>
        </w:p>
        <w:p w14:paraId="0C8263CA" w14:textId="77777777" w:rsidR="00DF37AD" w:rsidRDefault="004F31C9">
          <w:pPr>
            <w:pStyle w:val="TOC1"/>
            <w:tabs>
              <w:tab w:val="left" w:pos="440"/>
            </w:tabs>
            <w:rPr>
              <w:rFonts w:eastAsiaTheme="minorEastAsia"/>
              <w:noProof/>
              <w:lang w:val="en-AU" w:eastAsia="en-AU"/>
            </w:rPr>
          </w:pPr>
          <w:r>
            <w:fldChar w:fldCharType="begin"/>
          </w:r>
          <w:r w:rsidR="006D605E">
            <w:instrText xml:space="preserve"> TOC \o "1-3" \h \z \u </w:instrText>
          </w:r>
          <w:r>
            <w:fldChar w:fldCharType="separate"/>
          </w:r>
          <w:hyperlink w:anchor="_Toc498438260" w:history="1">
            <w:r w:rsidR="00DF37AD" w:rsidRPr="00A13306">
              <w:rPr>
                <w:rStyle w:val="Hyperlink"/>
                <w:noProof/>
              </w:rPr>
              <w:t>2</w:t>
            </w:r>
            <w:r w:rsidR="00DF37AD">
              <w:rPr>
                <w:rFonts w:eastAsiaTheme="minorEastAsia"/>
                <w:noProof/>
                <w:lang w:val="en-AU" w:eastAsia="en-AU"/>
              </w:rPr>
              <w:tab/>
            </w:r>
            <w:r w:rsidR="00DF37AD" w:rsidRPr="00A13306">
              <w:rPr>
                <w:rStyle w:val="Hyperlink"/>
                <w:noProof/>
              </w:rPr>
              <w:t>Lab Scenario</w:t>
            </w:r>
            <w:r w:rsidR="00DF37AD">
              <w:rPr>
                <w:noProof/>
                <w:webHidden/>
              </w:rPr>
              <w:tab/>
            </w:r>
            <w:r w:rsidR="00DF37AD">
              <w:rPr>
                <w:noProof/>
                <w:webHidden/>
              </w:rPr>
              <w:fldChar w:fldCharType="begin"/>
            </w:r>
            <w:r w:rsidR="00DF37AD">
              <w:rPr>
                <w:noProof/>
                <w:webHidden/>
              </w:rPr>
              <w:instrText xml:space="preserve"> PAGEREF _Toc498438260 \h </w:instrText>
            </w:r>
            <w:r w:rsidR="00DF37AD">
              <w:rPr>
                <w:noProof/>
                <w:webHidden/>
              </w:rPr>
            </w:r>
            <w:r w:rsidR="00DF37AD">
              <w:rPr>
                <w:noProof/>
                <w:webHidden/>
              </w:rPr>
              <w:fldChar w:fldCharType="separate"/>
            </w:r>
            <w:r w:rsidR="00DF37AD">
              <w:rPr>
                <w:noProof/>
                <w:webHidden/>
              </w:rPr>
              <w:t>3</w:t>
            </w:r>
            <w:r w:rsidR="00DF37AD">
              <w:rPr>
                <w:noProof/>
                <w:webHidden/>
              </w:rPr>
              <w:fldChar w:fldCharType="end"/>
            </w:r>
          </w:hyperlink>
        </w:p>
        <w:p w14:paraId="013AEA9E" w14:textId="77777777" w:rsidR="00DF37AD" w:rsidRDefault="00DF37AD">
          <w:pPr>
            <w:pStyle w:val="TOC2"/>
            <w:tabs>
              <w:tab w:val="left" w:pos="880"/>
              <w:tab w:val="right" w:leader="dot" w:pos="10790"/>
            </w:tabs>
            <w:rPr>
              <w:rFonts w:eastAsiaTheme="minorEastAsia"/>
              <w:noProof/>
              <w:lang w:val="en-AU" w:eastAsia="en-AU"/>
            </w:rPr>
          </w:pPr>
          <w:hyperlink w:anchor="_Toc498438261" w:history="1">
            <w:r w:rsidRPr="00A13306">
              <w:rPr>
                <w:rStyle w:val="Hyperlink"/>
                <w:noProof/>
              </w:rPr>
              <w:t>2.1</w:t>
            </w:r>
            <w:r>
              <w:rPr>
                <w:rFonts w:eastAsiaTheme="minorEastAsia"/>
                <w:noProof/>
                <w:lang w:val="en-AU" w:eastAsia="en-AU"/>
              </w:rPr>
              <w:tab/>
            </w:r>
            <w:r w:rsidRPr="00A13306">
              <w:rPr>
                <w:rStyle w:val="Hyperlink"/>
                <w:noProof/>
              </w:rPr>
              <w:t>Logging into the API Management Portal</w:t>
            </w:r>
            <w:r>
              <w:rPr>
                <w:noProof/>
                <w:webHidden/>
              </w:rPr>
              <w:tab/>
            </w:r>
            <w:r>
              <w:rPr>
                <w:noProof/>
                <w:webHidden/>
              </w:rPr>
              <w:fldChar w:fldCharType="begin"/>
            </w:r>
            <w:r>
              <w:rPr>
                <w:noProof/>
                <w:webHidden/>
              </w:rPr>
              <w:instrText xml:space="preserve"> PAGEREF _Toc498438261 \h </w:instrText>
            </w:r>
            <w:r>
              <w:rPr>
                <w:noProof/>
                <w:webHidden/>
              </w:rPr>
            </w:r>
            <w:r>
              <w:rPr>
                <w:noProof/>
                <w:webHidden/>
              </w:rPr>
              <w:fldChar w:fldCharType="separate"/>
            </w:r>
            <w:r>
              <w:rPr>
                <w:noProof/>
                <w:webHidden/>
              </w:rPr>
              <w:t>3</w:t>
            </w:r>
            <w:r>
              <w:rPr>
                <w:noProof/>
                <w:webHidden/>
              </w:rPr>
              <w:fldChar w:fldCharType="end"/>
            </w:r>
          </w:hyperlink>
        </w:p>
        <w:p w14:paraId="4C4765A5" w14:textId="77777777" w:rsidR="00DF37AD" w:rsidRDefault="00DF37AD">
          <w:pPr>
            <w:pStyle w:val="TOC2"/>
            <w:tabs>
              <w:tab w:val="left" w:pos="880"/>
              <w:tab w:val="right" w:leader="dot" w:pos="10790"/>
            </w:tabs>
            <w:rPr>
              <w:rFonts w:eastAsiaTheme="minorEastAsia"/>
              <w:noProof/>
              <w:lang w:val="en-AU" w:eastAsia="en-AU"/>
            </w:rPr>
          </w:pPr>
          <w:hyperlink w:anchor="_Toc498438262" w:history="1">
            <w:r w:rsidRPr="00A13306">
              <w:rPr>
                <w:rStyle w:val="Hyperlink"/>
                <w:noProof/>
              </w:rPr>
              <w:t>2.2</w:t>
            </w:r>
            <w:r>
              <w:rPr>
                <w:rFonts w:eastAsiaTheme="minorEastAsia"/>
                <w:noProof/>
                <w:lang w:val="en-AU" w:eastAsia="en-AU"/>
              </w:rPr>
              <w:tab/>
            </w:r>
            <w:r w:rsidRPr="00A13306">
              <w:rPr>
                <w:rStyle w:val="Hyperlink"/>
                <w:noProof/>
              </w:rPr>
              <w:t>The APIPCS Management Portal Environment</w:t>
            </w:r>
            <w:r>
              <w:rPr>
                <w:noProof/>
                <w:webHidden/>
              </w:rPr>
              <w:tab/>
            </w:r>
            <w:r>
              <w:rPr>
                <w:noProof/>
                <w:webHidden/>
              </w:rPr>
              <w:fldChar w:fldCharType="begin"/>
            </w:r>
            <w:r>
              <w:rPr>
                <w:noProof/>
                <w:webHidden/>
              </w:rPr>
              <w:instrText xml:space="preserve"> PAGEREF _Toc498438262 \h </w:instrText>
            </w:r>
            <w:r>
              <w:rPr>
                <w:noProof/>
                <w:webHidden/>
              </w:rPr>
            </w:r>
            <w:r>
              <w:rPr>
                <w:noProof/>
                <w:webHidden/>
              </w:rPr>
              <w:fldChar w:fldCharType="separate"/>
            </w:r>
            <w:r>
              <w:rPr>
                <w:noProof/>
                <w:webHidden/>
              </w:rPr>
              <w:t>4</w:t>
            </w:r>
            <w:r>
              <w:rPr>
                <w:noProof/>
                <w:webHidden/>
              </w:rPr>
              <w:fldChar w:fldCharType="end"/>
            </w:r>
          </w:hyperlink>
        </w:p>
        <w:p w14:paraId="6A135843" w14:textId="77777777" w:rsidR="00DF37AD" w:rsidRDefault="00DF37AD">
          <w:pPr>
            <w:pStyle w:val="TOC3"/>
            <w:tabs>
              <w:tab w:val="left" w:pos="1320"/>
              <w:tab w:val="right" w:leader="dot" w:pos="10790"/>
            </w:tabs>
            <w:rPr>
              <w:rFonts w:eastAsiaTheme="minorEastAsia"/>
              <w:noProof/>
              <w:lang w:val="en-AU" w:eastAsia="en-AU"/>
            </w:rPr>
          </w:pPr>
          <w:hyperlink w:anchor="_Toc498438263" w:history="1">
            <w:r w:rsidRPr="00A13306">
              <w:rPr>
                <w:rStyle w:val="Hyperlink"/>
                <w:noProof/>
                <w:lang w:val="en-GB"/>
              </w:rPr>
              <w:t>2.2.1</w:t>
            </w:r>
            <w:r>
              <w:rPr>
                <w:rFonts w:eastAsiaTheme="minorEastAsia"/>
                <w:noProof/>
                <w:lang w:val="en-AU" w:eastAsia="en-AU"/>
              </w:rPr>
              <w:tab/>
            </w:r>
            <w:r w:rsidRPr="00A13306">
              <w:rPr>
                <w:rStyle w:val="Hyperlink"/>
                <w:noProof/>
                <w:lang w:val="en-GB"/>
              </w:rPr>
              <w:t>APIs</w:t>
            </w:r>
            <w:r>
              <w:rPr>
                <w:noProof/>
                <w:webHidden/>
              </w:rPr>
              <w:tab/>
            </w:r>
            <w:r>
              <w:rPr>
                <w:noProof/>
                <w:webHidden/>
              </w:rPr>
              <w:fldChar w:fldCharType="begin"/>
            </w:r>
            <w:r>
              <w:rPr>
                <w:noProof/>
                <w:webHidden/>
              </w:rPr>
              <w:instrText xml:space="preserve"> PAGEREF _Toc498438263 \h </w:instrText>
            </w:r>
            <w:r>
              <w:rPr>
                <w:noProof/>
                <w:webHidden/>
              </w:rPr>
            </w:r>
            <w:r>
              <w:rPr>
                <w:noProof/>
                <w:webHidden/>
              </w:rPr>
              <w:fldChar w:fldCharType="separate"/>
            </w:r>
            <w:r>
              <w:rPr>
                <w:noProof/>
                <w:webHidden/>
              </w:rPr>
              <w:t>4</w:t>
            </w:r>
            <w:r>
              <w:rPr>
                <w:noProof/>
                <w:webHidden/>
              </w:rPr>
              <w:fldChar w:fldCharType="end"/>
            </w:r>
          </w:hyperlink>
        </w:p>
        <w:p w14:paraId="032DE82C" w14:textId="77777777" w:rsidR="00DF37AD" w:rsidRDefault="00DF37AD">
          <w:pPr>
            <w:pStyle w:val="TOC3"/>
            <w:tabs>
              <w:tab w:val="left" w:pos="1320"/>
              <w:tab w:val="right" w:leader="dot" w:pos="10790"/>
            </w:tabs>
            <w:rPr>
              <w:rFonts w:eastAsiaTheme="minorEastAsia"/>
              <w:noProof/>
              <w:lang w:val="en-AU" w:eastAsia="en-AU"/>
            </w:rPr>
          </w:pPr>
          <w:hyperlink w:anchor="_Toc498438264" w:history="1">
            <w:r w:rsidRPr="00A13306">
              <w:rPr>
                <w:rStyle w:val="Hyperlink"/>
                <w:noProof/>
                <w:lang w:val="en-GB"/>
              </w:rPr>
              <w:t>2.2.2</w:t>
            </w:r>
            <w:r>
              <w:rPr>
                <w:rFonts w:eastAsiaTheme="minorEastAsia"/>
                <w:noProof/>
                <w:lang w:val="en-AU" w:eastAsia="en-AU"/>
              </w:rPr>
              <w:tab/>
            </w:r>
            <w:r w:rsidRPr="00A13306">
              <w:rPr>
                <w:rStyle w:val="Hyperlink"/>
                <w:noProof/>
                <w:lang w:val="en-GB"/>
              </w:rPr>
              <w:t>Applications</w:t>
            </w:r>
            <w:r>
              <w:rPr>
                <w:noProof/>
                <w:webHidden/>
              </w:rPr>
              <w:tab/>
            </w:r>
            <w:r>
              <w:rPr>
                <w:noProof/>
                <w:webHidden/>
              </w:rPr>
              <w:fldChar w:fldCharType="begin"/>
            </w:r>
            <w:r>
              <w:rPr>
                <w:noProof/>
                <w:webHidden/>
              </w:rPr>
              <w:instrText xml:space="preserve"> PAGEREF _Toc498438264 \h </w:instrText>
            </w:r>
            <w:r>
              <w:rPr>
                <w:noProof/>
                <w:webHidden/>
              </w:rPr>
            </w:r>
            <w:r>
              <w:rPr>
                <w:noProof/>
                <w:webHidden/>
              </w:rPr>
              <w:fldChar w:fldCharType="separate"/>
            </w:r>
            <w:r>
              <w:rPr>
                <w:noProof/>
                <w:webHidden/>
              </w:rPr>
              <w:t>4</w:t>
            </w:r>
            <w:r>
              <w:rPr>
                <w:noProof/>
                <w:webHidden/>
              </w:rPr>
              <w:fldChar w:fldCharType="end"/>
            </w:r>
          </w:hyperlink>
        </w:p>
        <w:p w14:paraId="13308DB2" w14:textId="77777777" w:rsidR="00DF37AD" w:rsidRDefault="00DF37AD">
          <w:pPr>
            <w:pStyle w:val="TOC3"/>
            <w:tabs>
              <w:tab w:val="left" w:pos="1320"/>
              <w:tab w:val="right" w:leader="dot" w:pos="10790"/>
            </w:tabs>
            <w:rPr>
              <w:rFonts w:eastAsiaTheme="minorEastAsia"/>
              <w:noProof/>
              <w:lang w:val="en-AU" w:eastAsia="en-AU"/>
            </w:rPr>
          </w:pPr>
          <w:hyperlink w:anchor="_Toc498438265" w:history="1">
            <w:r w:rsidRPr="00A13306">
              <w:rPr>
                <w:rStyle w:val="Hyperlink"/>
                <w:noProof/>
                <w:lang w:val="en-GB"/>
              </w:rPr>
              <w:t>2.2.3</w:t>
            </w:r>
            <w:r>
              <w:rPr>
                <w:rFonts w:eastAsiaTheme="minorEastAsia"/>
                <w:noProof/>
                <w:lang w:val="en-AU" w:eastAsia="en-AU"/>
              </w:rPr>
              <w:tab/>
            </w:r>
            <w:r w:rsidRPr="00A13306">
              <w:rPr>
                <w:rStyle w:val="Hyperlink"/>
                <w:noProof/>
                <w:lang w:val="en-GB"/>
              </w:rPr>
              <w:t>Gateways</w:t>
            </w:r>
            <w:r>
              <w:rPr>
                <w:noProof/>
                <w:webHidden/>
              </w:rPr>
              <w:tab/>
            </w:r>
            <w:r>
              <w:rPr>
                <w:noProof/>
                <w:webHidden/>
              </w:rPr>
              <w:fldChar w:fldCharType="begin"/>
            </w:r>
            <w:r>
              <w:rPr>
                <w:noProof/>
                <w:webHidden/>
              </w:rPr>
              <w:instrText xml:space="preserve"> PAGEREF _Toc498438265 \h </w:instrText>
            </w:r>
            <w:r>
              <w:rPr>
                <w:noProof/>
                <w:webHidden/>
              </w:rPr>
            </w:r>
            <w:r>
              <w:rPr>
                <w:noProof/>
                <w:webHidden/>
              </w:rPr>
              <w:fldChar w:fldCharType="separate"/>
            </w:r>
            <w:r>
              <w:rPr>
                <w:noProof/>
                <w:webHidden/>
              </w:rPr>
              <w:t>4</w:t>
            </w:r>
            <w:r>
              <w:rPr>
                <w:noProof/>
                <w:webHidden/>
              </w:rPr>
              <w:fldChar w:fldCharType="end"/>
            </w:r>
          </w:hyperlink>
        </w:p>
        <w:p w14:paraId="48B89180" w14:textId="77777777" w:rsidR="00DF37AD" w:rsidRDefault="00DF37AD">
          <w:pPr>
            <w:pStyle w:val="TOC3"/>
            <w:tabs>
              <w:tab w:val="left" w:pos="1320"/>
              <w:tab w:val="right" w:leader="dot" w:pos="10790"/>
            </w:tabs>
            <w:rPr>
              <w:rFonts w:eastAsiaTheme="minorEastAsia"/>
              <w:noProof/>
              <w:lang w:val="en-AU" w:eastAsia="en-AU"/>
            </w:rPr>
          </w:pPr>
          <w:hyperlink w:anchor="_Toc498438266" w:history="1">
            <w:r w:rsidRPr="00A13306">
              <w:rPr>
                <w:rStyle w:val="Hyperlink"/>
                <w:noProof/>
                <w:lang w:val="en-GB"/>
              </w:rPr>
              <w:t>2.2.4</w:t>
            </w:r>
            <w:r>
              <w:rPr>
                <w:rFonts w:eastAsiaTheme="minorEastAsia"/>
                <w:noProof/>
                <w:lang w:val="en-AU" w:eastAsia="en-AU"/>
              </w:rPr>
              <w:tab/>
            </w:r>
            <w:r w:rsidRPr="00A13306">
              <w:rPr>
                <w:rStyle w:val="Hyperlink"/>
                <w:noProof/>
                <w:lang w:val="en-GB"/>
              </w:rPr>
              <w:t>Oracle APIP Cloud Service Roles</w:t>
            </w:r>
            <w:r>
              <w:rPr>
                <w:noProof/>
                <w:webHidden/>
              </w:rPr>
              <w:tab/>
            </w:r>
            <w:r>
              <w:rPr>
                <w:noProof/>
                <w:webHidden/>
              </w:rPr>
              <w:fldChar w:fldCharType="begin"/>
            </w:r>
            <w:r>
              <w:rPr>
                <w:noProof/>
                <w:webHidden/>
              </w:rPr>
              <w:instrText xml:space="preserve"> PAGEREF _Toc498438266 \h </w:instrText>
            </w:r>
            <w:r>
              <w:rPr>
                <w:noProof/>
                <w:webHidden/>
              </w:rPr>
            </w:r>
            <w:r>
              <w:rPr>
                <w:noProof/>
                <w:webHidden/>
              </w:rPr>
              <w:fldChar w:fldCharType="separate"/>
            </w:r>
            <w:r>
              <w:rPr>
                <w:noProof/>
                <w:webHidden/>
              </w:rPr>
              <w:t>4</w:t>
            </w:r>
            <w:r>
              <w:rPr>
                <w:noProof/>
                <w:webHidden/>
              </w:rPr>
              <w:fldChar w:fldCharType="end"/>
            </w:r>
          </w:hyperlink>
        </w:p>
        <w:p w14:paraId="6BB2AFF1" w14:textId="77777777" w:rsidR="00DF37AD" w:rsidRDefault="00DF37AD">
          <w:pPr>
            <w:pStyle w:val="TOC1"/>
            <w:tabs>
              <w:tab w:val="left" w:pos="440"/>
            </w:tabs>
            <w:rPr>
              <w:rFonts w:eastAsiaTheme="minorEastAsia"/>
              <w:noProof/>
              <w:lang w:val="en-AU" w:eastAsia="en-AU"/>
            </w:rPr>
          </w:pPr>
          <w:hyperlink w:anchor="_Toc498438267" w:history="1">
            <w:r w:rsidRPr="00A13306">
              <w:rPr>
                <w:rStyle w:val="Hyperlink"/>
                <w:noProof/>
              </w:rPr>
              <w:t>3</w:t>
            </w:r>
            <w:r>
              <w:rPr>
                <w:rFonts w:eastAsiaTheme="minorEastAsia"/>
                <w:noProof/>
                <w:lang w:val="en-AU" w:eastAsia="en-AU"/>
              </w:rPr>
              <w:tab/>
            </w:r>
            <w:r w:rsidRPr="00A13306">
              <w:rPr>
                <w:rStyle w:val="Hyperlink"/>
                <w:noProof/>
              </w:rPr>
              <w:t>Managing Gateways</w:t>
            </w:r>
            <w:r>
              <w:rPr>
                <w:noProof/>
                <w:webHidden/>
              </w:rPr>
              <w:tab/>
            </w:r>
            <w:r>
              <w:rPr>
                <w:noProof/>
                <w:webHidden/>
              </w:rPr>
              <w:fldChar w:fldCharType="begin"/>
            </w:r>
            <w:r>
              <w:rPr>
                <w:noProof/>
                <w:webHidden/>
              </w:rPr>
              <w:instrText xml:space="preserve"> PAGEREF _Toc498438267 \h </w:instrText>
            </w:r>
            <w:r>
              <w:rPr>
                <w:noProof/>
                <w:webHidden/>
              </w:rPr>
            </w:r>
            <w:r>
              <w:rPr>
                <w:noProof/>
                <w:webHidden/>
              </w:rPr>
              <w:fldChar w:fldCharType="separate"/>
            </w:r>
            <w:r>
              <w:rPr>
                <w:noProof/>
                <w:webHidden/>
              </w:rPr>
              <w:t>6</w:t>
            </w:r>
            <w:r>
              <w:rPr>
                <w:noProof/>
                <w:webHidden/>
              </w:rPr>
              <w:fldChar w:fldCharType="end"/>
            </w:r>
          </w:hyperlink>
        </w:p>
        <w:p w14:paraId="4114A597" w14:textId="77777777" w:rsidR="00DF37AD" w:rsidRDefault="00DF37AD">
          <w:pPr>
            <w:pStyle w:val="TOC2"/>
            <w:tabs>
              <w:tab w:val="left" w:pos="880"/>
              <w:tab w:val="right" w:leader="dot" w:pos="10790"/>
            </w:tabs>
            <w:rPr>
              <w:rFonts w:eastAsiaTheme="minorEastAsia"/>
              <w:noProof/>
              <w:lang w:val="en-AU" w:eastAsia="en-AU"/>
            </w:rPr>
          </w:pPr>
          <w:hyperlink w:anchor="_Toc498438268" w:history="1">
            <w:r w:rsidRPr="00A13306">
              <w:rPr>
                <w:rStyle w:val="Hyperlink"/>
                <w:noProof/>
              </w:rPr>
              <w:t>3.1</w:t>
            </w:r>
            <w:r>
              <w:rPr>
                <w:rFonts w:eastAsiaTheme="minorEastAsia"/>
                <w:noProof/>
                <w:lang w:val="en-AU" w:eastAsia="en-AU"/>
              </w:rPr>
              <w:tab/>
            </w:r>
            <w:r w:rsidRPr="00A13306">
              <w:rPr>
                <w:rStyle w:val="Hyperlink"/>
                <w:noProof/>
              </w:rPr>
              <w:t>Granting Access Permissions to Gateway Details &amp; Tasks</w:t>
            </w:r>
            <w:r>
              <w:rPr>
                <w:noProof/>
                <w:webHidden/>
              </w:rPr>
              <w:tab/>
            </w:r>
            <w:r>
              <w:rPr>
                <w:noProof/>
                <w:webHidden/>
              </w:rPr>
              <w:fldChar w:fldCharType="begin"/>
            </w:r>
            <w:r>
              <w:rPr>
                <w:noProof/>
                <w:webHidden/>
              </w:rPr>
              <w:instrText xml:space="preserve"> PAGEREF _Toc498438268 \h </w:instrText>
            </w:r>
            <w:r>
              <w:rPr>
                <w:noProof/>
                <w:webHidden/>
              </w:rPr>
            </w:r>
            <w:r>
              <w:rPr>
                <w:noProof/>
                <w:webHidden/>
              </w:rPr>
              <w:fldChar w:fldCharType="separate"/>
            </w:r>
            <w:r>
              <w:rPr>
                <w:noProof/>
                <w:webHidden/>
              </w:rPr>
              <w:t>6</w:t>
            </w:r>
            <w:r>
              <w:rPr>
                <w:noProof/>
                <w:webHidden/>
              </w:rPr>
              <w:fldChar w:fldCharType="end"/>
            </w:r>
          </w:hyperlink>
        </w:p>
        <w:p w14:paraId="5021610E" w14:textId="77777777" w:rsidR="00DF37AD" w:rsidRDefault="00DF37AD">
          <w:pPr>
            <w:pStyle w:val="TOC3"/>
            <w:tabs>
              <w:tab w:val="left" w:pos="1320"/>
              <w:tab w:val="right" w:leader="dot" w:pos="10790"/>
            </w:tabs>
            <w:rPr>
              <w:rFonts w:eastAsiaTheme="minorEastAsia"/>
              <w:noProof/>
              <w:lang w:val="en-AU" w:eastAsia="en-AU"/>
            </w:rPr>
          </w:pPr>
          <w:hyperlink w:anchor="_Toc498438269" w:history="1">
            <w:r w:rsidRPr="00A13306">
              <w:rPr>
                <w:rStyle w:val="Hyperlink"/>
                <w:noProof/>
              </w:rPr>
              <w:t>3.1.1</w:t>
            </w:r>
            <w:r>
              <w:rPr>
                <w:rFonts w:eastAsiaTheme="minorEastAsia"/>
                <w:noProof/>
                <w:lang w:val="en-AU" w:eastAsia="en-AU"/>
              </w:rPr>
              <w:tab/>
            </w:r>
            <w:r w:rsidRPr="00A13306">
              <w:rPr>
                <w:rStyle w:val="Hyperlink"/>
                <w:noProof/>
              </w:rPr>
              <w:t>Issues Grants to the Production Gateway</w:t>
            </w:r>
            <w:r>
              <w:rPr>
                <w:noProof/>
                <w:webHidden/>
              </w:rPr>
              <w:tab/>
            </w:r>
            <w:r>
              <w:rPr>
                <w:noProof/>
                <w:webHidden/>
              </w:rPr>
              <w:fldChar w:fldCharType="begin"/>
            </w:r>
            <w:r>
              <w:rPr>
                <w:noProof/>
                <w:webHidden/>
              </w:rPr>
              <w:instrText xml:space="preserve"> PAGEREF _Toc498438269 \h </w:instrText>
            </w:r>
            <w:r>
              <w:rPr>
                <w:noProof/>
                <w:webHidden/>
              </w:rPr>
            </w:r>
            <w:r>
              <w:rPr>
                <w:noProof/>
                <w:webHidden/>
              </w:rPr>
              <w:fldChar w:fldCharType="separate"/>
            </w:r>
            <w:r>
              <w:rPr>
                <w:noProof/>
                <w:webHidden/>
              </w:rPr>
              <w:t>6</w:t>
            </w:r>
            <w:r>
              <w:rPr>
                <w:noProof/>
                <w:webHidden/>
              </w:rPr>
              <w:fldChar w:fldCharType="end"/>
            </w:r>
          </w:hyperlink>
        </w:p>
        <w:p w14:paraId="2B952FB4" w14:textId="77777777" w:rsidR="00DF37AD" w:rsidRDefault="00DF37AD">
          <w:pPr>
            <w:pStyle w:val="TOC1"/>
            <w:tabs>
              <w:tab w:val="left" w:pos="440"/>
            </w:tabs>
            <w:rPr>
              <w:rFonts w:eastAsiaTheme="minorEastAsia"/>
              <w:noProof/>
              <w:lang w:val="en-AU" w:eastAsia="en-AU"/>
            </w:rPr>
          </w:pPr>
          <w:hyperlink w:anchor="_Toc498438270" w:history="1">
            <w:r w:rsidRPr="00A13306">
              <w:rPr>
                <w:rStyle w:val="Hyperlink"/>
                <w:noProof/>
              </w:rPr>
              <w:t>4</w:t>
            </w:r>
            <w:r>
              <w:rPr>
                <w:rFonts w:eastAsiaTheme="minorEastAsia"/>
                <w:noProof/>
                <w:lang w:val="en-AU" w:eastAsia="en-AU"/>
              </w:rPr>
              <w:tab/>
            </w:r>
            <w:r w:rsidRPr="00A13306">
              <w:rPr>
                <w:rStyle w:val="Hyperlink"/>
                <w:noProof/>
              </w:rPr>
              <w:t>Implement an API</w:t>
            </w:r>
            <w:r>
              <w:rPr>
                <w:noProof/>
                <w:webHidden/>
              </w:rPr>
              <w:tab/>
            </w:r>
            <w:r>
              <w:rPr>
                <w:noProof/>
                <w:webHidden/>
              </w:rPr>
              <w:fldChar w:fldCharType="begin"/>
            </w:r>
            <w:r>
              <w:rPr>
                <w:noProof/>
                <w:webHidden/>
              </w:rPr>
              <w:instrText xml:space="preserve"> PAGEREF _Toc498438270 \h </w:instrText>
            </w:r>
            <w:r>
              <w:rPr>
                <w:noProof/>
                <w:webHidden/>
              </w:rPr>
            </w:r>
            <w:r>
              <w:rPr>
                <w:noProof/>
                <w:webHidden/>
              </w:rPr>
              <w:fldChar w:fldCharType="separate"/>
            </w:r>
            <w:r>
              <w:rPr>
                <w:noProof/>
                <w:webHidden/>
              </w:rPr>
              <w:t>8</w:t>
            </w:r>
            <w:r>
              <w:rPr>
                <w:noProof/>
                <w:webHidden/>
              </w:rPr>
              <w:fldChar w:fldCharType="end"/>
            </w:r>
          </w:hyperlink>
        </w:p>
        <w:p w14:paraId="1553C929" w14:textId="77777777" w:rsidR="00DF37AD" w:rsidRDefault="00DF37AD">
          <w:pPr>
            <w:pStyle w:val="TOC2"/>
            <w:tabs>
              <w:tab w:val="left" w:pos="880"/>
              <w:tab w:val="right" w:leader="dot" w:pos="10790"/>
            </w:tabs>
            <w:rPr>
              <w:rFonts w:eastAsiaTheme="minorEastAsia"/>
              <w:noProof/>
              <w:lang w:val="en-AU" w:eastAsia="en-AU"/>
            </w:rPr>
          </w:pPr>
          <w:hyperlink w:anchor="_Toc498438271" w:history="1">
            <w:r w:rsidRPr="00A13306">
              <w:rPr>
                <w:rStyle w:val="Hyperlink"/>
                <w:noProof/>
              </w:rPr>
              <w:t>4.1</w:t>
            </w:r>
            <w:r>
              <w:rPr>
                <w:rFonts w:eastAsiaTheme="minorEastAsia"/>
                <w:noProof/>
                <w:lang w:val="en-AU" w:eastAsia="en-AU"/>
              </w:rPr>
              <w:tab/>
            </w:r>
            <w:r w:rsidRPr="00A13306">
              <w:rPr>
                <w:rStyle w:val="Hyperlink"/>
                <w:noProof/>
              </w:rPr>
              <w:t>Create an API</w:t>
            </w:r>
            <w:r>
              <w:rPr>
                <w:noProof/>
                <w:webHidden/>
              </w:rPr>
              <w:tab/>
            </w:r>
            <w:r>
              <w:rPr>
                <w:noProof/>
                <w:webHidden/>
              </w:rPr>
              <w:fldChar w:fldCharType="begin"/>
            </w:r>
            <w:r>
              <w:rPr>
                <w:noProof/>
                <w:webHidden/>
              </w:rPr>
              <w:instrText xml:space="preserve"> PAGEREF _Toc498438271 \h </w:instrText>
            </w:r>
            <w:r>
              <w:rPr>
                <w:noProof/>
                <w:webHidden/>
              </w:rPr>
            </w:r>
            <w:r>
              <w:rPr>
                <w:noProof/>
                <w:webHidden/>
              </w:rPr>
              <w:fldChar w:fldCharType="separate"/>
            </w:r>
            <w:r>
              <w:rPr>
                <w:noProof/>
                <w:webHidden/>
              </w:rPr>
              <w:t>8</w:t>
            </w:r>
            <w:r>
              <w:rPr>
                <w:noProof/>
                <w:webHidden/>
              </w:rPr>
              <w:fldChar w:fldCharType="end"/>
            </w:r>
          </w:hyperlink>
        </w:p>
        <w:p w14:paraId="4A58E949" w14:textId="77777777" w:rsidR="00DF37AD" w:rsidRDefault="00DF37AD">
          <w:pPr>
            <w:pStyle w:val="TOC2"/>
            <w:tabs>
              <w:tab w:val="left" w:pos="880"/>
              <w:tab w:val="right" w:leader="dot" w:pos="10790"/>
            </w:tabs>
            <w:rPr>
              <w:rFonts w:eastAsiaTheme="minorEastAsia"/>
              <w:noProof/>
              <w:lang w:val="en-AU" w:eastAsia="en-AU"/>
            </w:rPr>
          </w:pPr>
          <w:hyperlink w:anchor="_Toc498438272" w:history="1">
            <w:r w:rsidRPr="00A13306">
              <w:rPr>
                <w:rStyle w:val="Hyperlink"/>
                <w:noProof/>
              </w:rPr>
              <w:t>4.2</w:t>
            </w:r>
            <w:r>
              <w:rPr>
                <w:rFonts w:eastAsiaTheme="minorEastAsia"/>
                <w:noProof/>
                <w:lang w:val="en-AU" w:eastAsia="en-AU"/>
              </w:rPr>
              <w:tab/>
            </w:r>
            <w:r w:rsidRPr="00A13306">
              <w:rPr>
                <w:rStyle w:val="Hyperlink"/>
                <w:noProof/>
              </w:rPr>
              <w:t>Configure Endpoints</w:t>
            </w:r>
            <w:r>
              <w:rPr>
                <w:noProof/>
                <w:webHidden/>
              </w:rPr>
              <w:tab/>
            </w:r>
            <w:r>
              <w:rPr>
                <w:noProof/>
                <w:webHidden/>
              </w:rPr>
              <w:fldChar w:fldCharType="begin"/>
            </w:r>
            <w:r>
              <w:rPr>
                <w:noProof/>
                <w:webHidden/>
              </w:rPr>
              <w:instrText xml:space="preserve"> PAGEREF _Toc498438272 \h </w:instrText>
            </w:r>
            <w:r>
              <w:rPr>
                <w:noProof/>
                <w:webHidden/>
              </w:rPr>
            </w:r>
            <w:r>
              <w:rPr>
                <w:noProof/>
                <w:webHidden/>
              </w:rPr>
              <w:fldChar w:fldCharType="separate"/>
            </w:r>
            <w:r>
              <w:rPr>
                <w:noProof/>
                <w:webHidden/>
              </w:rPr>
              <w:t>9</w:t>
            </w:r>
            <w:r>
              <w:rPr>
                <w:noProof/>
                <w:webHidden/>
              </w:rPr>
              <w:fldChar w:fldCharType="end"/>
            </w:r>
          </w:hyperlink>
        </w:p>
        <w:p w14:paraId="4FFA629F" w14:textId="77777777" w:rsidR="00DF37AD" w:rsidRDefault="00DF37AD">
          <w:pPr>
            <w:pStyle w:val="TOC3"/>
            <w:tabs>
              <w:tab w:val="left" w:pos="1320"/>
              <w:tab w:val="right" w:leader="dot" w:pos="10790"/>
            </w:tabs>
            <w:rPr>
              <w:rFonts w:eastAsiaTheme="minorEastAsia"/>
              <w:noProof/>
              <w:lang w:val="en-AU" w:eastAsia="en-AU"/>
            </w:rPr>
          </w:pPr>
          <w:hyperlink w:anchor="_Toc498438273" w:history="1">
            <w:r w:rsidRPr="00A13306">
              <w:rPr>
                <w:rStyle w:val="Hyperlink"/>
                <w:noProof/>
              </w:rPr>
              <w:t>4.2.1</w:t>
            </w:r>
            <w:r>
              <w:rPr>
                <w:rFonts w:eastAsiaTheme="minorEastAsia"/>
                <w:noProof/>
                <w:lang w:val="en-AU" w:eastAsia="en-AU"/>
              </w:rPr>
              <w:tab/>
            </w:r>
            <w:r w:rsidRPr="00A13306">
              <w:rPr>
                <w:rStyle w:val="Hyperlink"/>
                <w:noProof/>
              </w:rPr>
              <w:t>Configure the API Request</w:t>
            </w:r>
            <w:r>
              <w:rPr>
                <w:noProof/>
                <w:webHidden/>
              </w:rPr>
              <w:tab/>
            </w:r>
            <w:r>
              <w:rPr>
                <w:noProof/>
                <w:webHidden/>
              </w:rPr>
              <w:fldChar w:fldCharType="begin"/>
            </w:r>
            <w:r>
              <w:rPr>
                <w:noProof/>
                <w:webHidden/>
              </w:rPr>
              <w:instrText xml:space="preserve"> PAGEREF _Toc498438273 \h </w:instrText>
            </w:r>
            <w:r>
              <w:rPr>
                <w:noProof/>
                <w:webHidden/>
              </w:rPr>
            </w:r>
            <w:r>
              <w:rPr>
                <w:noProof/>
                <w:webHidden/>
              </w:rPr>
              <w:fldChar w:fldCharType="separate"/>
            </w:r>
            <w:r>
              <w:rPr>
                <w:noProof/>
                <w:webHidden/>
              </w:rPr>
              <w:t>9</w:t>
            </w:r>
            <w:r>
              <w:rPr>
                <w:noProof/>
                <w:webHidden/>
              </w:rPr>
              <w:fldChar w:fldCharType="end"/>
            </w:r>
          </w:hyperlink>
        </w:p>
        <w:p w14:paraId="53A64414" w14:textId="77777777" w:rsidR="00DF37AD" w:rsidRDefault="00DF37AD">
          <w:pPr>
            <w:pStyle w:val="TOC3"/>
            <w:tabs>
              <w:tab w:val="left" w:pos="1320"/>
              <w:tab w:val="right" w:leader="dot" w:pos="10790"/>
            </w:tabs>
            <w:rPr>
              <w:rFonts w:eastAsiaTheme="minorEastAsia"/>
              <w:noProof/>
              <w:lang w:val="en-AU" w:eastAsia="en-AU"/>
            </w:rPr>
          </w:pPr>
          <w:hyperlink w:anchor="_Toc498438274" w:history="1">
            <w:r w:rsidRPr="00A13306">
              <w:rPr>
                <w:rStyle w:val="Hyperlink"/>
                <w:noProof/>
              </w:rPr>
              <w:t>4.2.2</w:t>
            </w:r>
            <w:r>
              <w:rPr>
                <w:rFonts w:eastAsiaTheme="minorEastAsia"/>
                <w:noProof/>
                <w:lang w:val="en-AU" w:eastAsia="en-AU"/>
              </w:rPr>
              <w:tab/>
            </w:r>
            <w:r w:rsidRPr="00A13306">
              <w:rPr>
                <w:rStyle w:val="Hyperlink"/>
                <w:noProof/>
              </w:rPr>
              <w:t>Configure the Service Request</w:t>
            </w:r>
            <w:r>
              <w:rPr>
                <w:noProof/>
                <w:webHidden/>
              </w:rPr>
              <w:tab/>
            </w:r>
            <w:r>
              <w:rPr>
                <w:noProof/>
                <w:webHidden/>
              </w:rPr>
              <w:fldChar w:fldCharType="begin"/>
            </w:r>
            <w:r>
              <w:rPr>
                <w:noProof/>
                <w:webHidden/>
              </w:rPr>
              <w:instrText xml:space="preserve"> PAGEREF _Toc498438274 \h </w:instrText>
            </w:r>
            <w:r>
              <w:rPr>
                <w:noProof/>
                <w:webHidden/>
              </w:rPr>
            </w:r>
            <w:r>
              <w:rPr>
                <w:noProof/>
                <w:webHidden/>
              </w:rPr>
              <w:fldChar w:fldCharType="separate"/>
            </w:r>
            <w:r>
              <w:rPr>
                <w:noProof/>
                <w:webHidden/>
              </w:rPr>
              <w:t>11</w:t>
            </w:r>
            <w:r>
              <w:rPr>
                <w:noProof/>
                <w:webHidden/>
              </w:rPr>
              <w:fldChar w:fldCharType="end"/>
            </w:r>
          </w:hyperlink>
        </w:p>
        <w:p w14:paraId="2C8E96B2" w14:textId="77777777" w:rsidR="00DF37AD" w:rsidRDefault="00DF37AD">
          <w:pPr>
            <w:pStyle w:val="TOC3"/>
            <w:tabs>
              <w:tab w:val="left" w:pos="1320"/>
              <w:tab w:val="right" w:leader="dot" w:pos="10790"/>
            </w:tabs>
            <w:rPr>
              <w:rFonts w:eastAsiaTheme="minorEastAsia"/>
              <w:noProof/>
              <w:lang w:val="en-AU" w:eastAsia="en-AU"/>
            </w:rPr>
          </w:pPr>
          <w:hyperlink w:anchor="_Toc498438275" w:history="1">
            <w:r w:rsidRPr="00A13306">
              <w:rPr>
                <w:rStyle w:val="Hyperlink"/>
                <w:noProof/>
              </w:rPr>
              <w:t>4.2.3</w:t>
            </w:r>
            <w:r>
              <w:rPr>
                <w:rFonts w:eastAsiaTheme="minorEastAsia"/>
                <w:noProof/>
                <w:lang w:val="en-AU" w:eastAsia="en-AU"/>
              </w:rPr>
              <w:tab/>
            </w:r>
            <w:r w:rsidRPr="00A13306">
              <w:rPr>
                <w:rStyle w:val="Hyperlink"/>
                <w:noProof/>
              </w:rPr>
              <w:t>About the Response Flow (informational--no activity in this section)</w:t>
            </w:r>
            <w:r>
              <w:rPr>
                <w:noProof/>
                <w:webHidden/>
              </w:rPr>
              <w:tab/>
            </w:r>
            <w:r>
              <w:rPr>
                <w:noProof/>
                <w:webHidden/>
              </w:rPr>
              <w:fldChar w:fldCharType="begin"/>
            </w:r>
            <w:r>
              <w:rPr>
                <w:noProof/>
                <w:webHidden/>
              </w:rPr>
              <w:instrText xml:space="preserve"> PAGEREF _Toc498438275 \h </w:instrText>
            </w:r>
            <w:r>
              <w:rPr>
                <w:noProof/>
                <w:webHidden/>
              </w:rPr>
            </w:r>
            <w:r>
              <w:rPr>
                <w:noProof/>
                <w:webHidden/>
              </w:rPr>
              <w:fldChar w:fldCharType="separate"/>
            </w:r>
            <w:r>
              <w:rPr>
                <w:noProof/>
                <w:webHidden/>
              </w:rPr>
              <w:t>13</w:t>
            </w:r>
            <w:r>
              <w:rPr>
                <w:noProof/>
                <w:webHidden/>
              </w:rPr>
              <w:fldChar w:fldCharType="end"/>
            </w:r>
          </w:hyperlink>
        </w:p>
        <w:p w14:paraId="753805EC" w14:textId="77777777" w:rsidR="00DF37AD" w:rsidRDefault="00DF37AD">
          <w:pPr>
            <w:pStyle w:val="TOC2"/>
            <w:tabs>
              <w:tab w:val="left" w:pos="880"/>
              <w:tab w:val="right" w:leader="dot" w:pos="10790"/>
            </w:tabs>
            <w:rPr>
              <w:rFonts w:eastAsiaTheme="minorEastAsia"/>
              <w:noProof/>
              <w:lang w:val="en-AU" w:eastAsia="en-AU"/>
            </w:rPr>
          </w:pPr>
          <w:hyperlink w:anchor="_Toc498438276" w:history="1">
            <w:r w:rsidRPr="00A13306">
              <w:rPr>
                <w:rStyle w:val="Hyperlink"/>
                <w:noProof/>
              </w:rPr>
              <w:t>4.3</w:t>
            </w:r>
            <w:r>
              <w:rPr>
                <w:rFonts w:eastAsiaTheme="minorEastAsia"/>
                <w:noProof/>
                <w:lang w:val="en-AU" w:eastAsia="en-AU"/>
              </w:rPr>
              <w:tab/>
            </w:r>
            <w:r w:rsidRPr="00A13306">
              <w:rPr>
                <w:rStyle w:val="Hyperlink"/>
                <w:noProof/>
              </w:rPr>
              <w:t>Deploy an API</w:t>
            </w:r>
            <w:r>
              <w:rPr>
                <w:noProof/>
                <w:webHidden/>
              </w:rPr>
              <w:tab/>
            </w:r>
            <w:r>
              <w:rPr>
                <w:noProof/>
                <w:webHidden/>
              </w:rPr>
              <w:fldChar w:fldCharType="begin"/>
            </w:r>
            <w:r>
              <w:rPr>
                <w:noProof/>
                <w:webHidden/>
              </w:rPr>
              <w:instrText xml:space="preserve"> PAGEREF _Toc498438276 \h </w:instrText>
            </w:r>
            <w:r>
              <w:rPr>
                <w:noProof/>
                <w:webHidden/>
              </w:rPr>
            </w:r>
            <w:r>
              <w:rPr>
                <w:noProof/>
                <w:webHidden/>
              </w:rPr>
              <w:fldChar w:fldCharType="separate"/>
            </w:r>
            <w:r>
              <w:rPr>
                <w:noProof/>
                <w:webHidden/>
              </w:rPr>
              <w:t>13</w:t>
            </w:r>
            <w:r>
              <w:rPr>
                <w:noProof/>
                <w:webHidden/>
              </w:rPr>
              <w:fldChar w:fldCharType="end"/>
            </w:r>
          </w:hyperlink>
        </w:p>
        <w:p w14:paraId="01483815" w14:textId="77777777" w:rsidR="00DF37AD" w:rsidRDefault="00DF37AD">
          <w:pPr>
            <w:pStyle w:val="TOC3"/>
            <w:tabs>
              <w:tab w:val="left" w:pos="1320"/>
              <w:tab w:val="right" w:leader="dot" w:pos="10790"/>
            </w:tabs>
            <w:rPr>
              <w:rFonts w:eastAsiaTheme="minorEastAsia"/>
              <w:noProof/>
              <w:lang w:val="en-AU" w:eastAsia="en-AU"/>
            </w:rPr>
          </w:pPr>
          <w:hyperlink w:anchor="_Toc498438277" w:history="1">
            <w:r w:rsidRPr="00A13306">
              <w:rPr>
                <w:rStyle w:val="Hyperlink"/>
                <w:noProof/>
              </w:rPr>
              <w:t>4.3.1</w:t>
            </w:r>
            <w:r>
              <w:rPr>
                <w:rFonts w:eastAsiaTheme="minorEastAsia"/>
                <w:noProof/>
                <w:lang w:val="en-AU" w:eastAsia="en-AU"/>
              </w:rPr>
              <w:tab/>
            </w:r>
            <w:r w:rsidRPr="00A13306">
              <w:rPr>
                <w:rStyle w:val="Hyperlink"/>
                <w:noProof/>
              </w:rPr>
              <w:t>Deploy an API to the Gateway</w:t>
            </w:r>
            <w:r>
              <w:rPr>
                <w:noProof/>
                <w:webHidden/>
              </w:rPr>
              <w:tab/>
            </w:r>
            <w:r>
              <w:rPr>
                <w:noProof/>
                <w:webHidden/>
              </w:rPr>
              <w:fldChar w:fldCharType="begin"/>
            </w:r>
            <w:r>
              <w:rPr>
                <w:noProof/>
                <w:webHidden/>
              </w:rPr>
              <w:instrText xml:space="preserve"> PAGEREF _Toc498438277 \h </w:instrText>
            </w:r>
            <w:r>
              <w:rPr>
                <w:noProof/>
                <w:webHidden/>
              </w:rPr>
            </w:r>
            <w:r>
              <w:rPr>
                <w:noProof/>
                <w:webHidden/>
              </w:rPr>
              <w:fldChar w:fldCharType="separate"/>
            </w:r>
            <w:r>
              <w:rPr>
                <w:noProof/>
                <w:webHidden/>
              </w:rPr>
              <w:t>14</w:t>
            </w:r>
            <w:r>
              <w:rPr>
                <w:noProof/>
                <w:webHidden/>
              </w:rPr>
              <w:fldChar w:fldCharType="end"/>
            </w:r>
          </w:hyperlink>
        </w:p>
        <w:p w14:paraId="4A9C2F28" w14:textId="77777777" w:rsidR="00DF37AD" w:rsidRDefault="00DF37AD">
          <w:pPr>
            <w:pStyle w:val="TOC3"/>
            <w:tabs>
              <w:tab w:val="left" w:pos="1320"/>
              <w:tab w:val="right" w:leader="dot" w:pos="10790"/>
            </w:tabs>
            <w:rPr>
              <w:rFonts w:eastAsiaTheme="minorEastAsia"/>
              <w:noProof/>
              <w:lang w:val="en-AU" w:eastAsia="en-AU"/>
            </w:rPr>
          </w:pPr>
          <w:hyperlink w:anchor="_Toc498438278" w:history="1">
            <w:r w:rsidRPr="00A13306">
              <w:rPr>
                <w:rStyle w:val="Hyperlink"/>
                <w:noProof/>
              </w:rPr>
              <w:t>4.3.2</w:t>
            </w:r>
            <w:r>
              <w:rPr>
                <w:rFonts w:eastAsiaTheme="minorEastAsia"/>
                <w:noProof/>
                <w:lang w:val="en-AU" w:eastAsia="en-AU"/>
              </w:rPr>
              <w:tab/>
            </w:r>
            <w:r w:rsidRPr="00A13306">
              <w:rPr>
                <w:rStyle w:val="Hyperlink"/>
                <w:noProof/>
              </w:rPr>
              <w:t>Invoke the API &amp; Validate your API Deployment</w:t>
            </w:r>
            <w:r>
              <w:rPr>
                <w:noProof/>
                <w:webHidden/>
              </w:rPr>
              <w:tab/>
            </w:r>
            <w:r>
              <w:rPr>
                <w:noProof/>
                <w:webHidden/>
              </w:rPr>
              <w:fldChar w:fldCharType="begin"/>
            </w:r>
            <w:r>
              <w:rPr>
                <w:noProof/>
                <w:webHidden/>
              </w:rPr>
              <w:instrText xml:space="preserve"> PAGEREF _Toc498438278 \h </w:instrText>
            </w:r>
            <w:r>
              <w:rPr>
                <w:noProof/>
                <w:webHidden/>
              </w:rPr>
            </w:r>
            <w:r>
              <w:rPr>
                <w:noProof/>
                <w:webHidden/>
              </w:rPr>
              <w:fldChar w:fldCharType="separate"/>
            </w:r>
            <w:r>
              <w:rPr>
                <w:noProof/>
                <w:webHidden/>
              </w:rPr>
              <w:t>15</w:t>
            </w:r>
            <w:r>
              <w:rPr>
                <w:noProof/>
                <w:webHidden/>
              </w:rPr>
              <w:fldChar w:fldCharType="end"/>
            </w:r>
          </w:hyperlink>
        </w:p>
        <w:p w14:paraId="64C9EDD8" w14:textId="77777777" w:rsidR="00DF37AD" w:rsidRDefault="00DF37AD">
          <w:pPr>
            <w:pStyle w:val="TOC1"/>
            <w:tabs>
              <w:tab w:val="left" w:pos="440"/>
            </w:tabs>
            <w:rPr>
              <w:rFonts w:eastAsiaTheme="minorEastAsia"/>
              <w:noProof/>
              <w:lang w:val="en-AU" w:eastAsia="en-AU"/>
            </w:rPr>
          </w:pPr>
          <w:hyperlink w:anchor="_Toc498438279" w:history="1">
            <w:r w:rsidRPr="00A13306">
              <w:rPr>
                <w:rStyle w:val="Hyperlink"/>
                <w:noProof/>
              </w:rPr>
              <w:t>5</w:t>
            </w:r>
            <w:r>
              <w:rPr>
                <w:rFonts w:eastAsiaTheme="minorEastAsia"/>
                <w:noProof/>
                <w:lang w:val="en-AU" w:eastAsia="en-AU"/>
              </w:rPr>
              <w:tab/>
            </w:r>
            <w:r w:rsidRPr="00A13306">
              <w:rPr>
                <w:rStyle w:val="Hyperlink"/>
                <w:noProof/>
              </w:rPr>
              <w:t>Manage API Policies</w:t>
            </w:r>
            <w:r>
              <w:rPr>
                <w:noProof/>
                <w:webHidden/>
              </w:rPr>
              <w:tab/>
            </w:r>
            <w:r>
              <w:rPr>
                <w:noProof/>
                <w:webHidden/>
              </w:rPr>
              <w:fldChar w:fldCharType="begin"/>
            </w:r>
            <w:r>
              <w:rPr>
                <w:noProof/>
                <w:webHidden/>
              </w:rPr>
              <w:instrText xml:space="preserve"> PAGEREF _Toc498438279 \h </w:instrText>
            </w:r>
            <w:r>
              <w:rPr>
                <w:noProof/>
                <w:webHidden/>
              </w:rPr>
            </w:r>
            <w:r>
              <w:rPr>
                <w:noProof/>
                <w:webHidden/>
              </w:rPr>
              <w:fldChar w:fldCharType="separate"/>
            </w:r>
            <w:r>
              <w:rPr>
                <w:noProof/>
                <w:webHidden/>
              </w:rPr>
              <w:t>17</w:t>
            </w:r>
            <w:r>
              <w:rPr>
                <w:noProof/>
                <w:webHidden/>
              </w:rPr>
              <w:fldChar w:fldCharType="end"/>
            </w:r>
          </w:hyperlink>
        </w:p>
        <w:p w14:paraId="31B65462" w14:textId="77777777" w:rsidR="00DF37AD" w:rsidRDefault="00DF37AD">
          <w:pPr>
            <w:pStyle w:val="TOC3"/>
            <w:tabs>
              <w:tab w:val="left" w:pos="1320"/>
              <w:tab w:val="right" w:leader="dot" w:pos="10790"/>
            </w:tabs>
            <w:rPr>
              <w:rFonts w:eastAsiaTheme="minorEastAsia"/>
              <w:noProof/>
              <w:lang w:val="en-AU" w:eastAsia="en-AU"/>
            </w:rPr>
          </w:pPr>
          <w:hyperlink w:anchor="_Toc498438280" w:history="1">
            <w:r w:rsidRPr="00A13306">
              <w:rPr>
                <w:rStyle w:val="Hyperlink"/>
                <w:noProof/>
              </w:rPr>
              <w:t>5.1.1</w:t>
            </w:r>
            <w:r>
              <w:rPr>
                <w:rFonts w:eastAsiaTheme="minorEastAsia"/>
                <w:noProof/>
                <w:lang w:val="en-AU" w:eastAsia="en-AU"/>
              </w:rPr>
              <w:tab/>
            </w:r>
            <w:r w:rsidRPr="00A13306">
              <w:rPr>
                <w:rStyle w:val="Hyperlink"/>
                <w:noProof/>
              </w:rPr>
              <w:t>APIPCS Policies</w:t>
            </w:r>
            <w:r>
              <w:rPr>
                <w:noProof/>
                <w:webHidden/>
              </w:rPr>
              <w:tab/>
            </w:r>
            <w:r>
              <w:rPr>
                <w:noProof/>
                <w:webHidden/>
              </w:rPr>
              <w:fldChar w:fldCharType="begin"/>
            </w:r>
            <w:r>
              <w:rPr>
                <w:noProof/>
                <w:webHidden/>
              </w:rPr>
              <w:instrText xml:space="preserve"> PAGEREF _Toc498438280 \h </w:instrText>
            </w:r>
            <w:r>
              <w:rPr>
                <w:noProof/>
                <w:webHidden/>
              </w:rPr>
            </w:r>
            <w:r>
              <w:rPr>
                <w:noProof/>
                <w:webHidden/>
              </w:rPr>
              <w:fldChar w:fldCharType="separate"/>
            </w:r>
            <w:r>
              <w:rPr>
                <w:noProof/>
                <w:webHidden/>
              </w:rPr>
              <w:t>17</w:t>
            </w:r>
            <w:r>
              <w:rPr>
                <w:noProof/>
                <w:webHidden/>
              </w:rPr>
              <w:fldChar w:fldCharType="end"/>
            </w:r>
          </w:hyperlink>
        </w:p>
        <w:p w14:paraId="3ACFF012" w14:textId="77777777" w:rsidR="00DF37AD" w:rsidRDefault="00DF37AD">
          <w:pPr>
            <w:pStyle w:val="TOC3"/>
            <w:tabs>
              <w:tab w:val="left" w:pos="1320"/>
              <w:tab w:val="right" w:leader="dot" w:pos="10790"/>
            </w:tabs>
            <w:rPr>
              <w:rFonts w:eastAsiaTheme="minorEastAsia"/>
              <w:noProof/>
              <w:lang w:val="en-AU" w:eastAsia="en-AU"/>
            </w:rPr>
          </w:pPr>
          <w:hyperlink w:anchor="_Toc498438281" w:history="1">
            <w:r w:rsidRPr="00A13306">
              <w:rPr>
                <w:rStyle w:val="Hyperlink"/>
                <w:noProof/>
              </w:rPr>
              <w:t>5.1.2</w:t>
            </w:r>
            <w:r>
              <w:rPr>
                <w:rFonts w:eastAsiaTheme="minorEastAsia"/>
                <w:noProof/>
                <w:lang w:val="en-AU" w:eastAsia="en-AU"/>
              </w:rPr>
              <w:tab/>
            </w:r>
            <w:r w:rsidRPr="00A13306">
              <w:rPr>
                <w:rStyle w:val="Hyperlink"/>
                <w:noProof/>
              </w:rPr>
              <w:t>Add a Key Validation Policy</w:t>
            </w:r>
            <w:r>
              <w:rPr>
                <w:noProof/>
                <w:webHidden/>
              </w:rPr>
              <w:tab/>
            </w:r>
            <w:r>
              <w:rPr>
                <w:noProof/>
                <w:webHidden/>
              </w:rPr>
              <w:fldChar w:fldCharType="begin"/>
            </w:r>
            <w:r>
              <w:rPr>
                <w:noProof/>
                <w:webHidden/>
              </w:rPr>
              <w:instrText xml:space="preserve"> PAGEREF _Toc498438281 \h </w:instrText>
            </w:r>
            <w:r>
              <w:rPr>
                <w:noProof/>
                <w:webHidden/>
              </w:rPr>
            </w:r>
            <w:r>
              <w:rPr>
                <w:noProof/>
                <w:webHidden/>
              </w:rPr>
              <w:fldChar w:fldCharType="separate"/>
            </w:r>
            <w:r>
              <w:rPr>
                <w:noProof/>
                <w:webHidden/>
              </w:rPr>
              <w:t>17</w:t>
            </w:r>
            <w:r>
              <w:rPr>
                <w:noProof/>
                <w:webHidden/>
              </w:rPr>
              <w:fldChar w:fldCharType="end"/>
            </w:r>
          </w:hyperlink>
        </w:p>
        <w:p w14:paraId="5639AC6B" w14:textId="77777777" w:rsidR="00DF37AD" w:rsidRDefault="00DF37AD">
          <w:pPr>
            <w:pStyle w:val="TOC3"/>
            <w:tabs>
              <w:tab w:val="left" w:pos="1320"/>
              <w:tab w:val="right" w:leader="dot" w:pos="10790"/>
            </w:tabs>
            <w:rPr>
              <w:rFonts w:eastAsiaTheme="minorEastAsia"/>
              <w:noProof/>
              <w:lang w:val="en-AU" w:eastAsia="en-AU"/>
            </w:rPr>
          </w:pPr>
          <w:hyperlink w:anchor="_Toc498438282" w:history="1">
            <w:r w:rsidRPr="00A13306">
              <w:rPr>
                <w:rStyle w:val="Hyperlink"/>
                <w:noProof/>
                <w:lang w:val="en-GB"/>
              </w:rPr>
              <w:t>5.1.3</w:t>
            </w:r>
            <w:r>
              <w:rPr>
                <w:rFonts w:eastAsiaTheme="minorEastAsia"/>
                <w:noProof/>
                <w:lang w:val="en-AU" w:eastAsia="en-AU"/>
              </w:rPr>
              <w:tab/>
            </w:r>
            <w:r w:rsidRPr="00A13306">
              <w:rPr>
                <w:rStyle w:val="Hyperlink"/>
                <w:noProof/>
                <w:lang w:val="en-GB"/>
              </w:rPr>
              <w:t>Re-Deploying an API</w:t>
            </w:r>
            <w:r>
              <w:rPr>
                <w:noProof/>
                <w:webHidden/>
              </w:rPr>
              <w:tab/>
            </w:r>
            <w:r>
              <w:rPr>
                <w:noProof/>
                <w:webHidden/>
              </w:rPr>
              <w:fldChar w:fldCharType="begin"/>
            </w:r>
            <w:r>
              <w:rPr>
                <w:noProof/>
                <w:webHidden/>
              </w:rPr>
              <w:instrText xml:space="preserve"> PAGEREF _Toc498438282 \h </w:instrText>
            </w:r>
            <w:r>
              <w:rPr>
                <w:noProof/>
                <w:webHidden/>
              </w:rPr>
            </w:r>
            <w:r>
              <w:rPr>
                <w:noProof/>
                <w:webHidden/>
              </w:rPr>
              <w:fldChar w:fldCharType="separate"/>
            </w:r>
            <w:r>
              <w:rPr>
                <w:noProof/>
                <w:webHidden/>
              </w:rPr>
              <w:t>19</w:t>
            </w:r>
            <w:r>
              <w:rPr>
                <w:noProof/>
                <w:webHidden/>
              </w:rPr>
              <w:fldChar w:fldCharType="end"/>
            </w:r>
          </w:hyperlink>
        </w:p>
        <w:p w14:paraId="7D986274" w14:textId="77777777" w:rsidR="00DF37AD" w:rsidRDefault="00DF37AD">
          <w:pPr>
            <w:pStyle w:val="TOC2"/>
            <w:tabs>
              <w:tab w:val="left" w:pos="880"/>
              <w:tab w:val="right" w:leader="dot" w:pos="10790"/>
            </w:tabs>
            <w:rPr>
              <w:rFonts w:eastAsiaTheme="minorEastAsia"/>
              <w:noProof/>
              <w:lang w:val="en-AU" w:eastAsia="en-AU"/>
            </w:rPr>
          </w:pPr>
          <w:hyperlink w:anchor="_Toc498438283" w:history="1">
            <w:r w:rsidRPr="00A13306">
              <w:rPr>
                <w:rStyle w:val="Hyperlink"/>
                <w:noProof/>
              </w:rPr>
              <w:t>5.2</w:t>
            </w:r>
            <w:r>
              <w:rPr>
                <w:rFonts w:eastAsiaTheme="minorEastAsia"/>
                <w:noProof/>
                <w:lang w:val="en-AU" w:eastAsia="en-AU"/>
              </w:rPr>
              <w:tab/>
            </w:r>
            <w:r w:rsidRPr="00A13306">
              <w:rPr>
                <w:rStyle w:val="Hyperlink"/>
                <w:noProof/>
              </w:rPr>
              <w:t>Testing and Validating an API and its Policies using Postman</w:t>
            </w:r>
            <w:r>
              <w:rPr>
                <w:noProof/>
                <w:webHidden/>
              </w:rPr>
              <w:tab/>
            </w:r>
            <w:r>
              <w:rPr>
                <w:noProof/>
                <w:webHidden/>
              </w:rPr>
              <w:fldChar w:fldCharType="begin"/>
            </w:r>
            <w:r>
              <w:rPr>
                <w:noProof/>
                <w:webHidden/>
              </w:rPr>
              <w:instrText xml:space="preserve"> PAGEREF _Toc498438283 \h </w:instrText>
            </w:r>
            <w:r>
              <w:rPr>
                <w:noProof/>
                <w:webHidden/>
              </w:rPr>
            </w:r>
            <w:r>
              <w:rPr>
                <w:noProof/>
                <w:webHidden/>
              </w:rPr>
              <w:fldChar w:fldCharType="separate"/>
            </w:r>
            <w:r>
              <w:rPr>
                <w:noProof/>
                <w:webHidden/>
              </w:rPr>
              <w:t>19</w:t>
            </w:r>
            <w:r>
              <w:rPr>
                <w:noProof/>
                <w:webHidden/>
              </w:rPr>
              <w:fldChar w:fldCharType="end"/>
            </w:r>
          </w:hyperlink>
        </w:p>
        <w:p w14:paraId="5A05F752" w14:textId="77777777" w:rsidR="00DF37AD" w:rsidRDefault="00DF37AD">
          <w:pPr>
            <w:pStyle w:val="TOC3"/>
            <w:tabs>
              <w:tab w:val="left" w:pos="1320"/>
              <w:tab w:val="right" w:leader="dot" w:pos="10790"/>
            </w:tabs>
            <w:rPr>
              <w:rFonts w:eastAsiaTheme="minorEastAsia"/>
              <w:noProof/>
              <w:lang w:val="en-AU" w:eastAsia="en-AU"/>
            </w:rPr>
          </w:pPr>
          <w:hyperlink w:anchor="_Toc498438284" w:history="1">
            <w:r w:rsidRPr="00A13306">
              <w:rPr>
                <w:rStyle w:val="Hyperlink"/>
                <w:noProof/>
              </w:rPr>
              <w:t>5.2.1</w:t>
            </w:r>
            <w:r>
              <w:rPr>
                <w:rFonts w:eastAsiaTheme="minorEastAsia"/>
                <w:noProof/>
                <w:lang w:val="en-AU" w:eastAsia="en-AU"/>
              </w:rPr>
              <w:tab/>
            </w:r>
            <w:r w:rsidRPr="00A13306">
              <w:rPr>
                <w:rStyle w:val="Hyperlink"/>
                <w:noProof/>
              </w:rPr>
              <w:t>Creating an Application</w:t>
            </w:r>
            <w:r>
              <w:rPr>
                <w:noProof/>
                <w:webHidden/>
              </w:rPr>
              <w:tab/>
            </w:r>
            <w:r>
              <w:rPr>
                <w:noProof/>
                <w:webHidden/>
              </w:rPr>
              <w:fldChar w:fldCharType="begin"/>
            </w:r>
            <w:r>
              <w:rPr>
                <w:noProof/>
                <w:webHidden/>
              </w:rPr>
              <w:instrText xml:space="preserve"> PAGEREF _Toc498438284 \h </w:instrText>
            </w:r>
            <w:r>
              <w:rPr>
                <w:noProof/>
                <w:webHidden/>
              </w:rPr>
            </w:r>
            <w:r>
              <w:rPr>
                <w:noProof/>
                <w:webHidden/>
              </w:rPr>
              <w:fldChar w:fldCharType="separate"/>
            </w:r>
            <w:r>
              <w:rPr>
                <w:noProof/>
                <w:webHidden/>
              </w:rPr>
              <w:t>19</w:t>
            </w:r>
            <w:r>
              <w:rPr>
                <w:noProof/>
                <w:webHidden/>
              </w:rPr>
              <w:fldChar w:fldCharType="end"/>
            </w:r>
          </w:hyperlink>
        </w:p>
        <w:p w14:paraId="31EDF64E" w14:textId="77777777" w:rsidR="00DF37AD" w:rsidRDefault="00DF37AD">
          <w:pPr>
            <w:pStyle w:val="TOC3"/>
            <w:tabs>
              <w:tab w:val="left" w:pos="1320"/>
              <w:tab w:val="right" w:leader="dot" w:pos="10790"/>
            </w:tabs>
            <w:rPr>
              <w:rFonts w:eastAsiaTheme="minorEastAsia"/>
              <w:noProof/>
              <w:lang w:val="en-AU" w:eastAsia="en-AU"/>
            </w:rPr>
          </w:pPr>
          <w:hyperlink w:anchor="_Toc498438285" w:history="1">
            <w:r w:rsidRPr="00A13306">
              <w:rPr>
                <w:rStyle w:val="Hyperlink"/>
                <w:noProof/>
              </w:rPr>
              <w:t>5.2.2</w:t>
            </w:r>
            <w:r>
              <w:rPr>
                <w:rFonts w:eastAsiaTheme="minorEastAsia"/>
                <w:noProof/>
                <w:lang w:val="en-AU" w:eastAsia="en-AU"/>
              </w:rPr>
              <w:tab/>
            </w:r>
            <w:r w:rsidRPr="00A13306">
              <w:rPr>
                <w:rStyle w:val="Hyperlink"/>
                <w:noProof/>
              </w:rPr>
              <w:t>Registering and Application</w:t>
            </w:r>
            <w:r>
              <w:rPr>
                <w:noProof/>
                <w:webHidden/>
              </w:rPr>
              <w:tab/>
            </w:r>
            <w:r>
              <w:rPr>
                <w:noProof/>
                <w:webHidden/>
              </w:rPr>
              <w:fldChar w:fldCharType="begin"/>
            </w:r>
            <w:r>
              <w:rPr>
                <w:noProof/>
                <w:webHidden/>
              </w:rPr>
              <w:instrText xml:space="preserve"> PAGEREF _Toc498438285 \h </w:instrText>
            </w:r>
            <w:r>
              <w:rPr>
                <w:noProof/>
                <w:webHidden/>
              </w:rPr>
            </w:r>
            <w:r>
              <w:rPr>
                <w:noProof/>
                <w:webHidden/>
              </w:rPr>
              <w:fldChar w:fldCharType="separate"/>
            </w:r>
            <w:r>
              <w:rPr>
                <w:noProof/>
                <w:webHidden/>
              </w:rPr>
              <w:t>20</w:t>
            </w:r>
            <w:r>
              <w:rPr>
                <w:noProof/>
                <w:webHidden/>
              </w:rPr>
              <w:fldChar w:fldCharType="end"/>
            </w:r>
          </w:hyperlink>
        </w:p>
        <w:p w14:paraId="110EEF4C" w14:textId="77777777" w:rsidR="00DF37AD" w:rsidRDefault="00DF37AD">
          <w:pPr>
            <w:pStyle w:val="TOC3"/>
            <w:tabs>
              <w:tab w:val="left" w:pos="1320"/>
              <w:tab w:val="right" w:leader="dot" w:pos="10790"/>
            </w:tabs>
            <w:rPr>
              <w:rFonts w:eastAsiaTheme="minorEastAsia"/>
              <w:noProof/>
              <w:lang w:val="en-AU" w:eastAsia="en-AU"/>
            </w:rPr>
          </w:pPr>
          <w:hyperlink w:anchor="_Toc498438286" w:history="1">
            <w:r w:rsidRPr="00A13306">
              <w:rPr>
                <w:rStyle w:val="Hyperlink"/>
                <w:noProof/>
              </w:rPr>
              <w:t>5.2.3</w:t>
            </w:r>
            <w:r>
              <w:rPr>
                <w:rFonts w:eastAsiaTheme="minorEastAsia"/>
                <w:noProof/>
                <w:lang w:val="en-AU" w:eastAsia="en-AU"/>
              </w:rPr>
              <w:tab/>
            </w:r>
            <w:r w:rsidRPr="00A13306">
              <w:rPr>
                <w:rStyle w:val="Hyperlink"/>
                <w:noProof/>
              </w:rPr>
              <w:t>Validate your API’s Policies</w:t>
            </w:r>
            <w:r>
              <w:rPr>
                <w:noProof/>
                <w:webHidden/>
              </w:rPr>
              <w:tab/>
            </w:r>
            <w:r>
              <w:rPr>
                <w:noProof/>
                <w:webHidden/>
              </w:rPr>
              <w:fldChar w:fldCharType="begin"/>
            </w:r>
            <w:r>
              <w:rPr>
                <w:noProof/>
                <w:webHidden/>
              </w:rPr>
              <w:instrText xml:space="preserve"> PAGEREF _Toc498438286 \h </w:instrText>
            </w:r>
            <w:r>
              <w:rPr>
                <w:noProof/>
                <w:webHidden/>
              </w:rPr>
            </w:r>
            <w:r>
              <w:rPr>
                <w:noProof/>
                <w:webHidden/>
              </w:rPr>
              <w:fldChar w:fldCharType="separate"/>
            </w:r>
            <w:r>
              <w:rPr>
                <w:noProof/>
                <w:webHidden/>
              </w:rPr>
              <w:t>21</w:t>
            </w:r>
            <w:r>
              <w:rPr>
                <w:noProof/>
                <w:webHidden/>
              </w:rPr>
              <w:fldChar w:fldCharType="end"/>
            </w:r>
          </w:hyperlink>
        </w:p>
        <w:p w14:paraId="2C1420F2" w14:textId="483216FD" w:rsidR="002920EB" w:rsidRPr="00E156FB" w:rsidRDefault="004F31C9">
          <w:r>
            <w:rPr>
              <w:b/>
              <w:bCs/>
              <w:noProof/>
            </w:rPr>
            <w:fldChar w:fldCharType="end"/>
          </w:r>
        </w:p>
      </w:sdtContent>
    </w:sdt>
    <w:p w14:paraId="1D2E33C7" w14:textId="77777777" w:rsidR="00BF037B" w:rsidRDefault="00BF037B">
      <w:pPr>
        <w:rPr>
          <w:rFonts w:asciiTheme="majorHAnsi" w:eastAsiaTheme="majorEastAsia" w:hAnsiTheme="majorHAnsi" w:cstheme="majorBidi"/>
          <w:spacing w:val="-10"/>
          <w:kern w:val="28"/>
          <w:sz w:val="56"/>
          <w:szCs w:val="56"/>
        </w:rPr>
      </w:pPr>
      <w:bookmarkStart w:id="5" w:name="_GoBack"/>
      <w:r>
        <w:br w:type="page"/>
      </w:r>
    </w:p>
    <w:bookmarkEnd w:id="5"/>
    <w:p w14:paraId="6A166497" w14:textId="09730908" w:rsidR="00540503" w:rsidRDefault="0003074D" w:rsidP="003B2D81">
      <w:pPr>
        <w:pStyle w:val="Title"/>
      </w:pPr>
      <w:r>
        <w:lastRenderedPageBreak/>
        <w:t>Introduction to the Lab</w:t>
      </w:r>
      <w:r w:rsidR="009676E9">
        <w:t xml:space="preserve"> and Logging-in</w:t>
      </w:r>
    </w:p>
    <w:p w14:paraId="781DD3F0" w14:textId="59135BEC" w:rsidR="001A059C" w:rsidRDefault="00C17D1F" w:rsidP="003B2D81">
      <w:pPr>
        <w:pStyle w:val="Heading1"/>
      </w:pPr>
      <w:bookmarkStart w:id="6" w:name="_Toc498438260"/>
      <w:r>
        <w:t xml:space="preserve">Lab </w:t>
      </w:r>
      <w:r w:rsidRPr="00D6109A">
        <w:t>Scenario</w:t>
      </w:r>
      <w:bookmarkEnd w:id="6"/>
    </w:p>
    <w:p w14:paraId="09D477A0" w14:textId="4041924A" w:rsidR="00F51F5A" w:rsidRPr="00F51F5A" w:rsidRDefault="00F51F5A" w:rsidP="00F51F5A">
      <w:r w:rsidRPr="00F51F5A">
        <w:t xml:space="preserve">The objective of this lab is to give you a comprehensive overview of </w:t>
      </w:r>
      <w:ins w:id="7" w:author="NiallC" w:date="2017-08-14T09:25:00Z">
        <w:r w:rsidR="00BA4063">
          <w:t xml:space="preserve">the </w:t>
        </w:r>
      </w:ins>
      <w:r w:rsidRPr="00F51F5A">
        <w:t>Oracle API Platform Cloud Service</w:t>
      </w:r>
      <w:ins w:id="8" w:author="Sydney Nurse" w:date="2017-08-16T10:38:00Z">
        <w:r w:rsidR="00502A2A">
          <w:t xml:space="preserve"> as an API Manager</w:t>
        </w:r>
      </w:ins>
      <w:r w:rsidRPr="00F51F5A">
        <w:t xml:space="preserve">. </w:t>
      </w:r>
    </w:p>
    <w:p w14:paraId="2B588B49" w14:textId="1A73293F" w:rsidR="005E452F" w:rsidRDefault="00502A2A" w:rsidP="00F51F5A">
      <w:pPr>
        <w:rPr>
          <w:lang w:val="en-GB"/>
        </w:rPr>
      </w:pPr>
      <w:ins w:id="9" w:author="Sydney Nurse" w:date="2017-08-16T10:38:00Z">
        <w:r>
          <w:t xml:space="preserve">Oracle </w:t>
        </w:r>
      </w:ins>
      <w:r w:rsidR="00F51F5A" w:rsidRPr="00F51F5A">
        <w:t>API Platform Cloud Service</w:t>
      </w:r>
      <w:r w:rsidR="00767C11">
        <w:t xml:space="preserve"> (APIPCS)</w:t>
      </w:r>
      <w:r w:rsidR="00F51F5A" w:rsidRPr="00F51F5A">
        <w:t xml:space="preserve"> makes it easy to manage, secure, and </w:t>
      </w:r>
      <w:ins w:id="10" w:author="NiallC" w:date="2017-08-14T09:25:00Z">
        <w:r w:rsidR="00BA4063" w:rsidRPr="00F51F5A">
          <w:t>publi</w:t>
        </w:r>
        <w:r w:rsidR="00BA4063">
          <w:t xml:space="preserve">sh </w:t>
        </w:r>
      </w:ins>
      <w:r w:rsidR="00F51F5A" w:rsidRPr="00F51F5A">
        <w:t>services for application developers</w:t>
      </w:r>
      <w:r w:rsidR="005E452F">
        <w:rPr>
          <w:lang w:val="en-GB"/>
        </w:rPr>
        <w:t>.</w:t>
      </w:r>
      <w:r w:rsidR="00767C11">
        <w:rPr>
          <w:lang w:val="en-GB"/>
        </w:rPr>
        <w:t xml:space="preserve"> The Oracle APIPCS provides </w:t>
      </w:r>
      <w:ins w:id="11" w:author="NiallC" w:date="2017-08-14T09:26:00Z">
        <w:r w:rsidR="00BA4063">
          <w:rPr>
            <w:lang w:val="en-GB"/>
          </w:rPr>
          <w:t xml:space="preserve">two </w:t>
        </w:r>
        <w:proofErr w:type="gramStart"/>
        <w:r w:rsidR="00BA4063">
          <w:rPr>
            <w:lang w:val="en-GB"/>
          </w:rPr>
          <w:t xml:space="preserve">separate </w:t>
        </w:r>
      </w:ins>
      <w:r w:rsidR="00767C11">
        <w:rPr>
          <w:lang w:val="en-GB"/>
        </w:rPr>
        <w:t xml:space="preserve"> portals</w:t>
      </w:r>
      <w:proofErr w:type="gramEnd"/>
      <w:r w:rsidR="00767C11">
        <w:rPr>
          <w:lang w:val="en-GB"/>
        </w:rPr>
        <w:t xml:space="preserve"> for the different personas involved in application development &amp; API management. </w:t>
      </w:r>
    </w:p>
    <w:p w14:paraId="5851AA6A" w14:textId="50037D5F" w:rsidR="005A6ED4" w:rsidRDefault="005A6ED4" w:rsidP="005A6ED4">
      <w:pPr>
        <w:jc w:val="center"/>
        <w:rPr>
          <w:lang w:val="en-GB"/>
        </w:rPr>
      </w:pPr>
      <w:r>
        <w:rPr>
          <w:noProof/>
          <w:lang w:val="en-AU" w:eastAsia="en-AU"/>
        </w:rPr>
        <w:drawing>
          <wp:inline distT="0" distB="0" distL="0" distR="0" wp14:anchorId="30ED8FB0" wp14:editId="6AD2E036">
            <wp:extent cx="59436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201" b="48999"/>
                    <a:stretch/>
                  </pic:blipFill>
                  <pic:spPr bwMode="auto">
                    <a:xfrm>
                      <a:off x="0" y="0"/>
                      <a:ext cx="5943600" cy="1270000"/>
                    </a:xfrm>
                    <a:prstGeom prst="rect">
                      <a:avLst/>
                    </a:prstGeom>
                    <a:ln>
                      <a:noFill/>
                    </a:ln>
                    <a:extLst>
                      <a:ext uri="{53640926-AAD7-44D8-BBD7-CCE9431645EC}">
                        <a14:shadowObscured xmlns:a14="http://schemas.microsoft.com/office/drawing/2010/main"/>
                      </a:ext>
                    </a:extLst>
                  </pic:spPr>
                </pic:pic>
              </a:graphicData>
            </a:graphic>
          </wp:inline>
        </w:drawing>
      </w:r>
    </w:p>
    <w:p w14:paraId="4FA93DFE" w14:textId="7FC1956B" w:rsidR="00767C11" w:rsidRDefault="00767C11" w:rsidP="00F51F5A">
      <w:r w:rsidRPr="00767C11">
        <w:rPr>
          <w:b/>
          <w:lang w:val="en-GB"/>
        </w:rPr>
        <w:t>Management Portal</w:t>
      </w:r>
      <w:r>
        <w:rPr>
          <w:lang w:val="en-GB"/>
        </w:rPr>
        <w:t xml:space="preserve">: This portal is used by API Managers, the persons </w:t>
      </w:r>
      <w:r w:rsidRPr="00767C11">
        <w:t>responsible for managing the API lifecycle, which includes designing, implementing, versioning APIs</w:t>
      </w:r>
      <w:r>
        <w:t xml:space="preserve">, </w:t>
      </w:r>
      <w:r w:rsidRPr="00767C11">
        <w:t>managing grants and applications, providing API documentation, monitoring API performance</w:t>
      </w:r>
      <w:r>
        <w:t xml:space="preserve"> and publishing APIs to be discovered by Application Developers (API Consumers). </w:t>
      </w:r>
    </w:p>
    <w:p w14:paraId="3302D8B3" w14:textId="20DA7715" w:rsidR="00767C11" w:rsidRPr="00767C11" w:rsidRDefault="009308A5" w:rsidP="00F51F5A">
      <w:r w:rsidRPr="009308A5">
        <w:rPr>
          <w:b/>
        </w:rPr>
        <w:t>Developer Portal</w:t>
      </w:r>
      <w:r>
        <w:t xml:space="preserve">: This portal is used by the Application Developers (API Consumers) </w:t>
      </w:r>
      <w:r w:rsidRPr="009308A5">
        <w:t>to discover</w:t>
      </w:r>
      <w:r>
        <w:t>,</w:t>
      </w:r>
      <w:r w:rsidRPr="009308A5">
        <w:t xml:space="preserve"> view API documentation and register </w:t>
      </w:r>
      <w:r w:rsidRPr="009308A5">
        <w:rPr>
          <w:lang w:val="en-GB"/>
        </w:rPr>
        <w:t xml:space="preserve">their interest in using </w:t>
      </w:r>
      <w:r w:rsidRPr="009308A5">
        <w:t>APIs</w:t>
      </w:r>
      <w:r>
        <w:t xml:space="preserve"> for a specific application.</w:t>
      </w:r>
    </w:p>
    <w:p w14:paraId="32DF7B4C" w14:textId="51F88FC2" w:rsidR="0019421A" w:rsidRPr="0019421A" w:rsidRDefault="009308A5" w:rsidP="0019421A">
      <w:r w:rsidRPr="009308A5">
        <w:t xml:space="preserve">In this scenario, you work for an energy company </w:t>
      </w:r>
      <w:r>
        <w:t xml:space="preserve">and will </w:t>
      </w:r>
      <w:r w:rsidRPr="009308A5">
        <w:t>act as an API Manager and an Application Developer</w:t>
      </w:r>
      <w:r>
        <w:t xml:space="preserve">. </w:t>
      </w:r>
      <w:r w:rsidR="0019421A" w:rsidRPr="0019421A">
        <w:t>Your organization has backend services that return billing and usage information for the most recent billing period when provided with a customer ID number. You have another service that estimates billing and usage information when provided with a customer ID number. You want to expose this information as a ‘single’ API to your company’s mobile developers</w:t>
      </w:r>
      <w:ins w:id="12" w:author="NiallC" w:date="2017-08-14T09:26:00Z">
        <w:r w:rsidR="00BA4063">
          <w:t>,</w:t>
        </w:r>
      </w:ins>
      <w:r w:rsidR="0019421A" w:rsidRPr="0019421A">
        <w:t xml:space="preserve"> so that they can develop a new mobile application for your customers.</w:t>
      </w:r>
    </w:p>
    <w:p w14:paraId="0E399F5B" w14:textId="00D2088E" w:rsidR="00882302" w:rsidRPr="00642357" w:rsidRDefault="00642357" w:rsidP="00A46309">
      <w:pPr>
        <w:pStyle w:val="Heading2"/>
      </w:pPr>
      <w:bookmarkStart w:id="13" w:name="_Toc498438261"/>
      <w:r>
        <w:t>Logging into the API Management Portal</w:t>
      </w:r>
      <w:bookmarkEnd w:id="13"/>
    </w:p>
    <w:p w14:paraId="5D603638" w14:textId="7D6EC001" w:rsidR="00D6109A" w:rsidRDefault="00A46309" w:rsidP="00EF64B6">
      <w:pPr>
        <w:rPr>
          <w:color w:val="FF0000"/>
          <w:lang w:val="en-GB"/>
        </w:rPr>
      </w:pPr>
      <w:r>
        <w:rPr>
          <w:noProof/>
          <w:lang w:val="en-AU" w:eastAsia="en-AU"/>
        </w:rPr>
        <w:drawing>
          <wp:anchor distT="0" distB="0" distL="114300" distR="114300" simplePos="0" relativeHeight="251672576" behindDoc="0" locked="0" layoutInCell="1" allowOverlap="1" wp14:anchorId="7A2185D1" wp14:editId="20B3DDF8">
            <wp:simplePos x="0" y="0"/>
            <wp:positionH relativeFrom="column">
              <wp:posOffset>3065145</wp:posOffset>
            </wp:positionH>
            <wp:positionV relativeFrom="paragraph">
              <wp:posOffset>469265</wp:posOffset>
            </wp:positionV>
            <wp:extent cx="3626485" cy="2310765"/>
            <wp:effectExtent l="0" t="0" r="5715" b="635"/>
            <wp:wrapSquare wrapText="bothSides"/>
            <wp:docPr id="49" name="Picture 49" descr="/var/folders/3c/n2d_jp3x4nn9p8vdr15jsxsh0000gn/T/DIS_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c/n2d_jp3x4nn9p8vdr15jsxsh0000gn/T/DIS_26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42"/>
                    <a:stretch/>
                  </pic:blipFill>
                  <pic:spPr bwMode="auto">
                    <a:xfrm>
                      <a:off x="0" y="0"/>
                      <a:ext cx="3626485" cy="2310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6D5" w:rsidRPr="009634F3">
        <w:rPr>
          <w:color w:val="FF0000"/>
          <w:lang w:val="en-GB"/>
        </w:rPr>
        <w:t xml:space="preserve">Your instructor will assign you a </w:t>
      </w:r>
      <w:r w:rsidR="009634F3" w:rsidRPr="009634F3">
        <w:rPr>
          <w:color w:val="FF0000"/>
          <w:lang w:val="en-GB"/>
        </w:rPr>
        <w:t xml:space="preserve">URL and a username with a password to login. Please view the relevant “Access Credentials for all Labs” document. </w:t>
      </w:r>
    </w:p>
    <w:p w14:paraId="4F0CF91B" w14:textId="181875E0" w:rsidR="00760829" w:rsidRPr="009634F3" w:rsidRDefault="00760829" w:rsidP="00EF64B6">
      <w:pPr>
        <w:rPr>
          <w:color w:val="FF0000"/>
          <w:lang w:val="en-GB"/>
        </w:rPr>
      </w:pPr>
      <w:r w:rsidRPr="009634F3">
        <w:rPr>
          <w:lang w:val="en-GB"/>
        </w:rPr>
        <w:t>Your instructor will also assign a Prefix – you will not need it for now, only for later</w:t>
      </w:r>
      <w:r w:rsidR="009634F3">
        <w:rPr>
          <w:lang w:val="en-GB"/>
        </w:rPr>
        <w:t>.</w:t>
      </w:r>
    </w:p>
    <w:p w14:paraId="3FBD56D4" w14:textId="53269290" w:rsidR="009634F3" w:rsidRPr="00741D33" w:rsidRDefault="009634F3" w:rsidP="009634F3">
      <w:pPr>
        <w:rPr>
          <w:lang w:val="en-GB"/>
        </w:rPr>
      </w:pPr>
      <w:r w:rsidRPr="00741D33">
        <w:rPr>
          <w:lang w:val="en-GB"/>
        </w:rPr>
        <w:t>To a</w:t>
      </w:r>
      <w:r>
        <w:rPr>
          <w:lang w:val="en-GB"/>
        </w:rPr>
        <w:t>void any possible cache issues:</w:t>
      </w:r>
    </w:p>
    <w:p w14:paraId="5DB8CA92" w14:textId="5990AC6C" w:rsidR="009634F3" w:rsidRPr="00741D33" w:rsidRDefault="009634F3" w:rsidP="005311EB">
      <w:pPr>
        <w:pStyle w:val="ListParagraph"/>
        <w:numPr>
          <w:ilvl w:val="0"/>
          <w:numId w:val="1"/>
        </w:numPr>
        <w:rPr>
          <w:lang w:val="en-GB"/>
        </w:rPr>
      </w:pPr>
      <w:r w:rsidRPr="00741D33">
        <w:rPr>
          <w:lang w:val="en-GB"/>
        </w:rPr>
        <w:t>In Chrome - Select New Incognito Window</w:t>
      </w:r>
    </w:p>
    <w:p w14:paraId="15402ECA" w14:textId="173F7645" w:rsidR="009634F3" w:rsidRDefault="009634F3" w:rsidP="005311EB">
      <w:pPr>
        <w:pStyle w:val="ListParagraph"/>
        <w:numPr>
          <w:ilvl w:val="0"/>
          <w:numId w:val="1"/>
        </w:numPr>
        <w:rPr>
          <w:lang w:val="en-GB"/>
        </w:rPr>
      </w:pPr>
      <w:r w:rsidRPr="00741D33">
        <w:rPr>
          <w:lang w:val="en-GB"/>
        </w:rPr>
        <w:t>I</w:t>
      </w:r>
      <w:r>
        <w:rPr>
          <w:lang w:val="en-GB"/>
        </w:rPr>
        <w:t xml:space="preserve">n Mozilla - Select New private </w:t>
      </w:r>
      <w:r w:rsidRPr="00741D33">
        <w:rPr>
          <w:lang w:val="en-GB"/>
        </w:rPr>
        <w:t>window</w:t>
      </w:r>
    </w:p>
    <w:p w14:paraId="5A4FB680" w14:textId="49271EC7" w:rsidR="009634F3" w:rsidRPr="009634F3" w:rsidRDefault="009634F3" w:rsidP="005311EB">
      <w:pPr>
        <w:pStyle w:val="ListParagraph"/>
        <w:numPr>
          <w:ilvl w:val="0"/>
          <w:numId w:val="1"/>
        </w:numPr>
        <w:rPr>
          <w:lang w:val="en-GB"/>
        </w:rPr>
      </w:pPr>
      <w:r>
        <w:rPr>
          <w:lang w:val="en-GB"/>
        </w:rPr>
        <w:t>In Safari – Select File &gt; New Private Window</w:t>
      </w:r>
    </w:p>
    <w:p w14:paraId="4E3ED2EA" w14:textId="7D08236D" w:rsidR="00A46309" w:rsidRDefault="00A46309" w:rsidP="00B26EC9">
      <w:pPr>
        <w:spacing w:line="240" w:lineRule="auto"/>
      </w:pPr>
    </w:p>
    <w:p w14:paraId="3C43FFEA" w14:textId="22849B16" w:rsidR="00EE1FC0" w:rsidRDefault="00EE1FC0" w:rsidP="00B26EC9">
      <w:pPr>
        <w:spacing w:line="240" w:lineRule="auto"/>
      </w:pPr>
      <w:r>
        <w:lastRenderedPageBreak/>
        <w:t>Login credentials will be provided to you for the labs</w:t>
      </w:r>
    </w:p>
    <w:p w14:paraId="785263F1" w14:textId="2F557E06" w:rsidR="0097556C" w:rsidRDefault="0032427F" w:rsidP="003B2D81">
      <w:pPr>
        <w:pStyle w:val="Heading2"/>
      </w:pPr>
      <w:bookmarkStart w:id="14" w:name="_Toc498438262"/>
      <w:r>
        <w:t xml:space="preserve">The </w:t>
      </w:r>
      <w:r w:rsidR="00B26EC9">
        <w:t>APIPCS Management Portal</w:t>
      </w:r>
      <w:r>
        <w:t xml:space="preserve"> Environment</w:t>
      </w:r>
      <w:bookmarkEnd w:id="14"/>
    </w:p>
    <w:p w14:paraId="4E4CE2CD" w14:textId="17FBE299" w:rsidR="009A4C05" w:rsidRDefault="0088308A" w:rsidP="0032427F">
      <w:pPr>
        <w:rPr>
          <w:lang w:val="en-GB"/>
        </w:rPr>
      </w:pPr>
      <w:r>
        <w:rPr>
          <w:lang w:val="en-GB"/>
        </w:rPr>
        <w:t xml:space="preserve">Here is what you will see as soon as you login into </w:t>
      </w:r>
      <w:r w:rsidR="00B26EC9">
        <w:rPr>
          <w:lang w:val="en-GB"/>
        </w:rPr>
        <w:t>API Platform</w:t>
      </w:r>
      <w:r>
        <w:rPr>
          <w:lang w:val="en-GB"/>
        </w:rPr>
        <w:t xml:space="preserve"> Cloud Service</w:t>
      </w:r>
      <w:r w:rsidR="00B26EC9">
        <w:rPr>
          <w:lang w:val="en-GB"/>
        </w:rPr>
        <w:t xml:space="preserve"> Management Portal</w:t>
      </w:r>
      <w:r>
        <w:rPr>
          <w:lang w:val="en-GB"/>
        </w:rPr>
        <w:t>:</w:t>
      </w:r>
      <w:r w:rsidR="00B26EC9">
        <w:rPr>
          <w:noProof/>
          <w:lang w:val="en-AU" w:eastAsia="en-AU"/>
        </w:rPr>
        <w:drawing>
          <wp:inline distT="0" distB="0" distL="0" distR="0" wp14:anchorId="4F7B6C25" wp14:editId="5B671B6A">
            <wp:extent cx="6845300" cy="2959100"/>
            <wp:effectExtent l="0" t="0" r="12700" b="12700"/>
            <wp:docPr id="50" name="Picture 50" descr="/var/folders/3c/n2d_jp3x4nn9p8vdr15jsxsh0000gn/T/DIS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c/n2d_jp3x4nn9p8vdr15jsxsh0000gn/T/DIS_26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5300" cy="2959100"/>
                    </a:xfrm>
                    <a:prstGeom prst="rect">
                      <a:avLst/>
                    </a:prstGeom>
                    <a:noFill/>
                    <a:ln>
                      <a:noFill/>
                    </a:ln>
                  </pic:spPr>
                </pic:pic>
              </a:graphicData>
            </a:graphic>
          </wp:inline>
        </w:drawing>
      </w:r>
    </w:p>
    <w:p w14:paraId="04E68E69" w14:textId="1E02E4E1" w:rsidR="0032427F" w:rsidRDefault="00D6109A" w:rsidP="0097556C">
      <w:pPr>
        <w:rPr>
          <w:lang w:val="en-GB"/>
        </w:rPr>
      </w:pPr>
      <w:r>
        <w:rPr>
          <w:lang w:val="en-GB"/>
        </w:rPr>
        <w:t>Let’s go through each component</w:t>
      </w:r>
      <w:r w:rsidR="00224DD6">
        <w:rPr>
          <w:lang w:val="en-GB"/>
        </w:rPr>
        <w:t xml:space="preserve"> quickly. There is nothing to do here yet.</w:t>
      </w:r>
    </w:p>
    <w:p w14:paraId="1BF2015A" w14:textId="31B7519D" w:rsidR="00FA5D77" w:rsidRPr="003B2D81" w:rsidRDefault="009A4C05" w:rsidP="003B2D81">
      <w:pPr>
        <w:pStyle w:val="Heading3"/>
        <w:rPr>
          <w:lang w:val="en-GB"/>
        </w:rPr>
      </w:pPr>
      <w:bookmarkStart w:id="15" w:name="_Toc498438263"/>
      <w:r>
        <w:rPr>
          <w:lang w:val="en-GB"/>
        </w:rPr>
        <w:t>APIs</w:t>
      </w:r>
      <w:bookmarkEnd w:id="15"/>
    </w:p>
    <w:p w14:paraId="33F4C5F2" w14:textId="0F741BA4" w:rsidR="0029416D" w:rsidRDefault="000A3314" w:rsidP="0097556C">
      <w:pPr>
        <w:rPr>
          <w:lang w:val="en-GB"/>
        </w:rPr>
      </w:pPr>
      <w:r>
        <w:rPr>
          <w:lang w:val="en-GB"/>
        </w:rPr>
        <w:t xml:space="preserve">APIs are the set of managed services </w:t>
      </w:r>
      <w:r w:rsidR="003B25BC">
        <w:rPr>
          <w:lang w:val="en-GB"/>
        </w:rPr>
        <w:t>that can be deployed to Gateways and consumed by applications</w:t>
      </w:r>
      <w:r w:rsidR="00007F9E">
        <w:rPr>
          <w:lang w:val="en-GB"/>
        </w:rPr>
        <w:t>.</w:t>
      </w:r>
      <w:r w:rsidR="003B25BC">
        <w:rPr>
          <w:lang w:val="en-GB"/>
        </w:rPr>
        <w:t xml:space="preserve"> The APIs list page allows you to create, view and mange APIs.</w:t>
      </w:r>
    </w:p>
    <w:p w14:paraId="505AB426" w14:textId="2C413D79" w:rsidR="0032427F" w:rsidRDefault="009A4C05" w:rsidP="00FA5D77">
      <w:pPr>
        <w:pStyle w:val="Heading3"/>
        <w:rPr>
          <w:lang w:val="en-GB"/>
        </w:rPr>
      </w:pPr>
      <w:bookmarkStart w:id="16" w:name="_Toc498438264"/>
      <w:r>
        <w:rPr>
          <w:lang w:val="en-GB"/>
        </w:rPr>
        <w:t>Applications</w:t>
      </w:r>
      <w:bookmarkEnd w:id="16"/>
    </w:p>
    <w:p w14:paraId="42BDEA79" w14:textId="507AE81D" w:rsidR="004337A3" w:rsidRDefault="008537FC" w:rsidP="00FA5D77">
      <w:pPr>
        <w:rPr>
          <w:lang w:val="en-GB"/>
        </w:rPr>
      </w:pPr>
      <w:r w:rsidRPr="008537FC">
        <w:rPr>
          <w:lang w:val="en-GB"/>
        </w:rPr>
        <w:t>Applications represent the applications API consumers use to send requests to your APIs. Consumers register applications to APIs they use.</w:t>
      </w:r>
      <w:r w:rsidR="00FE57A1">
        <w:rPr>
          <w:lang w:val="en-GB"/>
        </w:rPr>
        <w:t xml:space="preserve"> </w:t>
      </w:r>
      <w:r w:rsidR="00FE57A1" w:rsidRPr="00FE57A1">
        <w:rPr>
          <w:lang w:val="en-GB"/>
        </w:rPr>
        <w:t>The Applications List page displays all applications created with the Management and Developer portals</w:t>
      </w:r>
      <w:r w:rsidR="00FE57A1">
        <w:rPr>
          <w:lang w:val="en-GB"/>
        </w:rPr>
        <w:t>.</w:t>
      </w:r>
    </w:p>
    <w:p w14:paraId="4302FBF8" w14:textId="762ACEBE" w:rsidR="00FA5D77" w:rsidRDefault="009A4C05" w:rsidP="00054861">
      <w:pPr>
        <w:pStyle w:val="Heading3"/>
        <w:rPr>
          <w:lang w:val="en-GB"/>
        </w:rPr>
      </w:pPr>
      <w:bookmarkStart w:id="17" w:name="_Toc498438265"/>
      <w:r>
        <w:rPr>
          <w:lang w:val="en-GB"/>
        </w:rPr>
        <w:t>Gateways</w:t>
      </w:r>
      <w:bookmarkEnd w:id="17"/>
    </w:p>
    <w:p w14:paraId="648933D4" w14:textId="657FA9D6" w:rsidR="001433B4" w:rsidRDefault="00ED60CF" w:rsidP="00054861">
      <w:pPr>
        <w:rPr>
          <w:ins w:id="18" w:author="NiallC" w:date="2017-08-14T09:27:00Z"/>
          <w:lang w:val="en-GB"/>
        </w:rPr>
      </w:pPr>
      <w:r>
        <w:rPr>
          <w:lang w:val="en-GB"/>
        </w:rPr>
        <w:t xml:space="preserve">Gateways provide the </w:t>
      </w:r>
      <w:r w:rsidRPr="00ED60CF">
        <w:rPr>
          <w:lang w:val="en-GB"/>
        </w:rPr>
        <w:t>security and access control runtime layer for APIs. Each API is deployed to a gateway node from the Manage</w:t>
      </w:r>
      <w:r>
        <w:rPr>
          <w:lang w:val="en-GB"/>
        </w:rPr>
        <w:t>ment Portal or via the REST API</w:t>
      </w:r>
      <w:r w:rsidR="00054861">
        <w:rPr>
          <w:lang w:val="en-GB"/>
        </w:rPr>
        <w:t xml:space="preserve">. </w:t>
      </w:r>
      <w:r w:rsidR="003B25BC">
        <w:rPr>
          <w:lang w:val="en-GB"/>
        </w:rPr>
        <w:t xml:space="preserve">The </w:t>
      </w:r>
      <w:r w:rsidR="008D0D73">
        <w:rPr>
          <w:lang w:val="en-GB"/>
        </w:rPr>
        <w:t>Gateway</w:t>
      </w:r>
      <w:r w:rsidR="003B25BC">
        <w:rPr>
          <w:lang w:val="en-GB"/>
        </w:rPr>
        <w:t>s</w:t>
      </w:r>
      <w:r w:rsidR="008D0D73">
        <w:rPr>
          <w:lang w:val="en-GB"/>
        </w:rPr>
        <w:t xml:space="preserve"> list page,</w:t>
      </w:r>
      <w:r>
        <w:rPr>
          <w:lang w:val="en-GB"/>
        </w:rPr>
        <w:t xml:space="preserve"> </w:t>
      </w:r>
      <w:r w:rsidR="003B25BC">
        <w:rPr>
          <w:lang w:val="en-GB"/>
        </w:rPr>
        <w:t xml:space="preserve">allows </w:t>
      </w:r>
      <w:r>
        <w:rPr>
          <w:lang w:val="en-GB"/>
        </w:rPr>
        <w:t>you may view &amp; manage Gateways for your enterprise and view</w:t>
      </w:r>
      <w:r w:rsidR="008D0D73">
        <w:rPr>
          <w:lang w:val="en-GB"/>
        </w:rPr>
        <w:t xml:space="preserve"> the deployed APIs and requests </w:t>
      </w:r>
      <w:r w:rsidR="008D0D73" w:rsidRPr="008D0D73">
        <w:rPr>
          <w:lang w:val="en-GB"/>
        </w:rPr>
        <w:t>(API deployment requests or node registration requests)</w:t>
      </w:r>
      <w:r w:rsidR="008D0D73">
        <w:rPr>
          <w:lang w:val="en-GB"/>
        </w:rPr>
        <w:t xml:space="preserve"> that need attention.</w:t>
      </w:r>
      <w:r>
        <w:rPr>
          <w:lang w:val="en-GB"/>
        </w:rPr>
        <w:t xml:space="preserve"> </w:t>
      </w:r>
    </w:p>
    <w:p w14:paraId="110D202D" w14:textId="77777777" w:rsidR="002A50D8" w:rsidRDefault="002A50D8">
      <w:pPr>
        <w:pStyle w:val="Heading3"/>
        <w:rPr>
          <w:ins w:id="19" w:author="Sydney Nurse" w:date="2017-08-16T10:43:00Z"/>
          <w:lang w:val="en-GB"/>
        </w:rPr>
        <w:pPrChange w:id="20" w:author="Sydney Nurse" w:date="2017-08-16T10:43:00Z">
          <w:pPr/>
        </w:pPrChange>
      </w:pPr>
      <w:bookmarkStart w:id="21" w:name="_Toc498438266"/>
      <w:ins w:id="22" w:author="Sydney Nurse" w:date="2017-08-16T10:43:00Z">
        <w:r>
          <w:rPr>
            <w:lang w:val="en-GB"/>
          </w:rPr>
          <w:t>Oracle APIP Cloud Service Roles</w:t>
        </w:r>
        <w:bookmarkEnd w:id="21"/>
      </w:ins>
    </w:p>
    <w:p w14:paraId="518B5BFE" w14:textId="2A67BA87" w:rsidR="0037663F" w:rsidRDefault="00AA605A" w:rsidP="000C7A64">
      <w:pPr>
        <w:rPr>
          <w:ins w:id="23" w:author="Sydney Nurse" w:date="2017-08-16T10:44:00Z"/>
          <w:lang w:val="en-GB"/>
        </w:rPr>
      </w:pPr>
      <w:ins w:id="24" w:author="Sydney Nurse" w:date="2017-08-16T10:46:00Z">
        <w:r>
          <w:rPr>
            <w:lang w:val="en-GB"/>
          </w:rPr>
          <w:t>Administration, management, API discovery and development and monitoring tasks have been separated by Roles in APIPCS.</w:t>
        </w:r>
      </w:ins>
    </w:p>
    <w:p w14:paraId="3DE44E8E" w14:textId="10996549" w:rsidR="0037663F" w:rsidRPr="0037663F" w:rsidRDefault="0037663F" w:rsidP="0037663F">
      <w:pPr>
        <w:rPr>
          <w:ins w:id="25" w:author="Sydney Nurse" w:date="2017-08-16T10:45:00Z"/>
          <w:lang w:val="en-GB"/>
        </w:rPr>
      </w:pPr>
      <w:ins w:id="26" w:author="Sydney Nurse" w:date="2017-08-16T10:45:00Z">
        <w:r w:rsidRPr="0037663F">
          <w:rPr>
            <w:lang w:val="en-GB"/>
          </w:rPr>
          <w:t xml:space="preserve">Roles determine which interfaces a user is authorized to access and the grants they are eligible to receive. </w:t>
        </w:r>
        <w:r>
          <w:rPr>
            <w:lang w:val="en-GB"/>
          </w:rPr>
          <w:t>Administrators</w:t>
        </w:r>
        <w:r w:rsidRPr="0037663F">
          <w:rPr>
            <w:lang w:val="en-GB"/>
          </w:rPr>
          <w:t xml:space="preserve"> assign one or more of these roles to API Platform Cloud Service users and groups: Administrator, API Manager, Application Developer, Gateway Manager, Gateway Runtime, and Service Manager.</w:t>
        </w:r>
      </w:ins>
    </w:p>
    <w:p w14:paraId="3BC938E8" w14:textId="55F87FFB" w:rsidR="00523CAF" w:rsidRPr="00523CAF" w:rsidRDefault="00523CAF" w:rsidP="00523CAF">
      <w:pPr>
        <w:rPr>
          <w:ins w:id="27" w:author="Sydney Nurse" w:date="2017-08-16T10:48:00Z"/>
          <w:lang w:val="en-GB"/>
        </w:rPr>
      </w:pPr>
      <w:ins w:id="28" w:author="Sydney Nurse" w:date="2017-08-16T10:48:00Z">
        <w:r w:rsidRPr="00523CAF">
          <w:rPr>
            <w:lang w:val="en-GB"/>
          </w:rPr>
          <w:t>The table below describes each of the available roles</w:t>
        </w:r>
        <w:r>
          <w:rPr>
            <w:lang w:val="en-GB"/>
          </w:rPr>
          <w:t>.</w:t>
        </w:r>
      </w:ins>
    </w:p>
    <w:tbl>
      <w:tblPr>
        <w:tblStyle w:val="TableGrid"/>
        <w:tblW w:w="0" w:type="auto"/>
        <w:tblLook w:val="04A0" w:firstRow="1" w:lastRow="0" w:firstColumn="1" w:lastColumn="0" w:noHBand="0" w:noVBand="1"/>
      </w:tblPr>
      <w:tblGrid>
        <w:gridCol w:w="5508"/>
        <w:gridCol w:w="5508"/>
      </w:tblGrid>
      <w:tr w:rsidR="00523CAF" w:rsidRPr="000C7A64" w14:paraId="40F8DA4C" w14:textId="77777777" w:rsidTr="00523CAF">
        <w:trPr>
          <w:ins w:id="29" w:author="Sydney Nurse" w:date="2017-08-16T10:49:00Z"/>
        </w:trPr>
        <w:tc>
          <w:tcPr>
            <w:tcW w:w="5508" w:type="dxa"/>
            <w:shd w:val="clear" w:color="auto" w:fill="000000" w:themeFill="text1"/>
          </w:tcPr>
          <w:p w14:paraId="166400C9" w14:textId="35AE6B95" w:rsidR="00523CAF" w:rsidRPr="00523CAF" w:rsidRDefault="00523CAF">
            <w:pPr>
              <w:jc w:val="center"/>
              <w:rPr>
                <w:ins w:id="30" w:author="Sydney Nurse" w:date="2017-08-16T10:49:00Z"/>
                <w:color w:val="FFFFFF" w:themeColor="background1"/>
                <w:lang w:val="en-GB"/>
                <w:rPrChange w:id="31" w:author="Sydney Nurse" w:date="2017-08-16T10:50:00Z">
                  <w:rPr>
                    <w:ins w:id="32" w:author="Sydney Nurse" w:date="2017-08-16T10:49:00Z"/>
                    <w:lang w:val="en-GB"/>
                  </w:rPr>
                </w:rPrChange>
              </w:rPr>
              <w:pPrChange w:id="33" w:author="Sydney Nurse" w:date="2017-08-16T10:49:00Z">
                <w:pPr>
                  <w:spacing w:after="200" w:line="276" w:lineRule="auto"/>
                </w:pPr>
              </w:pPrChange>
            </w:pPr>
            <w:ins w:id="34" w:author="Sydney Nurse" w:date="2017-08-16T10:49:00Z">
              <w:r w:rsidRPr="00523CAF">
                <w:rPr>
                  <w:color w:val="FFFFFF" w:themeColor="background1"/>
                  <w:lang w:val="en-GB"/>
                </w:rPr>
                <w:lastRenderedPageBreak/>
                <w:t>Name</w:t>
              </w:r>
            </w:ins>
          </w:p>
        </w:tc>
        <w:tc>
          <w:tcPr>
            <w:tcW w:w="5508" w:type="dxa"/>
            <w:shd w:val="clear" w:color="auto" w:fill="000000" w:themeFill="text1"/>
          </w:tcPr>
          <w:p w14:paraId="157EEA8D" w14:textId="7F61F12A" w:rsidR="00523CAF" w:rsidRPr="00523CAF" w:rsidRDefault="00523CAF">
            <w:pPr>
              <w:jc w:val="center"/>
              <w:rPr>
                <w:ins w:id="35" w:author="Sydney Nurse" w:date="2017-08-16T10:49:00Z"/>
                <w:color w:val="FFFFFF" w:themeColor="background1"/>
                <w:lang w:val="en-GB"/>
                <w:rPrChange w:id="36" w:author="Sydney Nurse" w:date="2017-08-16T10:50:00Z">
                  <w:rPr>
                    <w:ins w:id="37" w:author="Sydney Nurse" w:date="2017-08-16T10:49:00Z"/>
                    <w:lang w:val="en-GB"/>
                  </w:rPr>
                </w:rPrChange>
              </w:rPr>
              <w:pPrChange w:id="38" w:author="Sydney Nurse" w:date="2017-08-16T10:49:00Z">
                <w:pPr>
                  <w:spacing w:after="200" w:line="276" w:lineRule="auto"/>
                </w:pPr>
              </w:pPrChange>
            </w:pPr>
            <w:ins w:id="39" w:author="Sydney Nurse" w:date="2017-08-16T10:49:00Z">
              <w:r w:rsidRPr="00523CAF">
                <w:rPr>
                  <w:color w:val="FFFFFF" w:themeColor="background1"/>
                  <w:lang w:val="en-GB"/>
                </w:rPr>
                <w:t>Description</w:t>
              </w:r>
            </w:ins>
          </w:p>
        </w:tc>
      </w:tr>
      <w:tr w:rsidR="00523CAF" w14:paraId="7A9D4ED3" w14:textId="77777777" w:rsidTr="00523CAF">
        <w:trPr>
          <w:ins w:id="40" w:author="Sydney Nurse" w:date="2017-08-16T10:49:00Z"/>
        </w:trPr>
        <w:tc>
          <w:tcPr>
            <w:tcW w:w="5508" w:type="dxa"/>
          </w:tcPr>
          <w:p w14:paraId="25DB5C7E" w14:textId="77FB3954" w:rsidR="00523CAF" w:rsidRDefault="00676D1C" w:rsidP="0037663F">
            <w:pPr>
              <w:rPr>
                <w:ins w:id="41" w:author="Sydney Nurse" w:date="2017-08-16T10:49:00Z"/>
                <w:lang w:val="en-GB"/>
              </w:rPr>
            </w:pPr>
            <w:proofErr w:type="spellStart"/>
            <w:ins w:id="42" w:author="Sydney Nurse" w:date="2017-08-16T10:51:00Z">
              <w:r>
                <w:rPr>
                  <w:lang w:val="en-GB"/>
                </w:rPr>
                <w:t>Adminitrator</w:t>
              </w:r>
            </w:ins>
            <w:proofErr w:type="spellEnd"/>
          </w:p>
        </w:tc>
        <w:tc>
          <w:tcPr>
            <w:tcW w:w="5508" w:type="dxa"/>
          </w:tcPr>
          <w:p w14:paraId="6B78212B" w14:textId="1B41BC8C" w:rsidR="00523CAF" w:rsidRDefault="00676D1C" w:rsidP="0037663F">
            <w:pPr>
              <w:rPr>
                <w:ins w:id="43" w:author="Sydney Nurse" w:date="2017-08-16T10:49:00Z"/>
                <w:lang w:val="en-GB"/>
              </w:rPr>
            </w:pPr>
            <w:ins w:id="44" w:author="Sydney Nurse" w:date="2017-08-16T10:51:00Z">
              <w:r w:rsidRPr="00676D1C">
                <w:rPr>
                  <w:lang w:val="en-GB"/>
                </w:rPr>
                <w:t>System Administrators responsible for managing the platform settings. Administrators possess the rights of all other roles and are eligible to receive grants for all objects in the system.</w:t>
              </w:r>
            </w:ins>
          </w:p>
        </w:tc>
      </w:tr>
      <w:tr w:rsidR="00523CAF" w14:paraId="75775715" w14:textId="77777777" w:rsidTr="00523CAF">
        <w:trPr>
          <w:ins w:id="45" w:author="Sydney Nurse" w:date="2017-08-16T10:49:00Z"/>
        </w:trPr>
        <w:tc>
          <w:tcPr>
            <w:tcW w:w="5508" w:type="dxa"/>
          </w:tcPr>
          <w:p w14:paraId="7FE5FD8B" w14:textId="423A262B" w:rsidR="0095213A" w:rsidRDefault="0095213A" w:rsidP="0037663F">
            <w:pPr>
              <w:rPr>
                <w:ins w:id="46" w:author="Sydney Nurse" w:date="2017-08-16T10:49:00Z"/>
                <w:lang w:val="en-GB"/>
              </w:rPr>
            </w:pPr>
            <w:r>
              <w:rPr>
                <w:lang w:val="en-GB"/>
              </w:rPr>
              <w:t>API Manager</w:t>
            </w:r>
          </w:p>
        </w:tc>
        <w:tc>
          <w:tcPr>
            <w:tcW w:w="5508" w:type="dxa"/>
          </w:tcPr>
          <w:p w14:paraId="353CB84E" w14:textId="7CA29E21" w:rsidR="00523CAF" w:rsidRDefault="0095213A" w:rsidP="0037663F">
            <w:pPr>
              <w:rPr>
                <w:ins w:id="47" w:author="Sydney Nurse" w:date="2017-08-16T10:49:00Z"/>
                <w:lang w:val="en-GB"/>
              </w:rPr>
            </w:pPr>
            <w:r w:rsidRPr="0095213A">
              <w:rPr>
                <w:lang w:val="en-GB"/>
              </w:rPr>
              <w:t>People responsible for managing the API lifecycle, which includes designing, implementing, and versioning APIs. Also responsible for managing grants and applications, providing API documentation, and monitoring API performance.</w:t>
            </w:r>
          </w:p>
        </w:tc>
      </w:tr>
      <w:tr w:rsidR="00523CAF" w14:paraId="0533B04A" w14:textId="77777777" w:rsidTr="00523CAF">
        <w:trPr>
          <w:ins w:id="48" w:author="Sydney Nurse" w:date="2017-08-16T10:49:00Z"/>
        </w:trPr>
        <w:tc>
          <w:tcPr>
            <w:tcW w:w="5508" w:type="dxa"/>
          </w:tcPr>
          <w:p w14:paraId="7E54BD28" w14:textId="6F29CF30" w:rsidR="00523CAF" w:rsidRDefault="0095213A" w:rsidP="0037663F">
            <w:pPr>
              <w:rPr>
                <w:ins w:id="49" w:author="Sydney Nurse" w:date="2017-08-16T10:49:00Z"/>
                <w:lang w:val="en-GB"/>
              </w:rPr>
            </w:pPr>
            <w:r>
              <w:rPr>
                <w:lang w:val="en-GB"/>
              </w:rPr>
              <w:t>Application Developer</w:t>
            </w:r>
          </w:p>
        </w:tc>
        <w:tc>
          <w:tcPr>
            <w:tcW w:w="5508" w:type="dxa"/>
          </w:tcPr>
          <w:p w14:paraId="13E9A38A" w14:textId="552FFDE1" w:rsidR="00523CAF" w:rsidRDefault="0095213A" w:rsidP="0037663F">
            <w:pPr>
              <w:rPr>
                <w:ins w:id="50" w:author="Sydney Nurse" w:date="2017-08-16T10:49:00Z"/>
                <w:lang w:val="en-GB"/>
              </w:rPr>
            </w:pPr>
            <w:r w:rsidRPr="0095213A">
              <w:rPr>
                <w:lang w:val="en-GB"/>
              </w:rPr>
              <w:t>API consumers granted self-service access rights to discover and register APIs, view API documentation, and manage applications using the Developer Portal.</w:t>
            </w:r>
          </w:p>
        </w:tc>
      </w:tr>
      <w:tr w:rsidR="00523CAF" w14:paraId="6A3016B8" w14:textId="77777777" w:rsidTr="00523CAF">
        <w:trPr>
          <w:ins w:id="51" w:author="Sydney Nurse" w:date="2017-08-16T10:49:00Z"/>
        </w:trPr>
        <w:tc>
          <w:tcPr>
            <w:tcW w:w="5508" w:type="dxa"/>
          </w:tcPr>
          <w:p w14:paraId="2AFEC17A" w14:textId="52BDE1D9" w:rsidR="00523CAF" w:rsidRDefault="0095213A" w:rsidP="0037663F">
            <w:pPr>
              <w:rPr>
                <w:ins w:id="52" w:author="Sydney Nurse" w:date="2017-08-16T10:49:00Z"/>
                <w:lang w:val="en-GB"/>
              </w:rPr>
            </w:pPr>
            <w:r>
              <w:rPr>
                <w:lang w:val="en-GB"/>
              </w:rPr>
              <w:t>Gateway Manager</w:t>
            </w:r>
          </w:p>
        </w:tc>
        <w:tc>
          <w:tcPr>
            <w:tcW w:w="5508" w:type="dxa"/>
          </w:tcPr>
          <w:p w14:paraId="0A5140D0" w14:textId="0F8374D2" w:rsidR="00523CAF" w:rsidRDefault="0095213A" w:rsidP="0037663F">
            <w:pPr>
              <w:rPr>
                <w:ins w:id="53" w:author="Sydney Nurse" w:date="2017-08-16T10:49:00Z"/>
                <w:lang w:val="en-GB"/>
              </w:rPr>
            </w:pPr>
            <w:r w:rsidRPr="0095213A">
              <w:rPr>
                <w:lang w:val="en-GB"/>
              </w:rPr>
              <w:t>Operations team members responsible for deploying, registering, and managing gateways. May also manage API deployments to their gateways when issued the Deploy API grant by an API Manager.</w:t>
            </w:r>
          </w:p>
        </w:tc>
      </w:tr>
      <w:tr w:rsidR="00523CAF" w14:paraId="2084E04A" w14:textId="77777777" w:rsidTr="00523CAF">
        <w:trPr>
          <w:ins w:id="54" w:author="Sydney Nurse" w:date="2017-08-16T10:49:00Z"/>
        </w:trPr>
        <w:tc>
          <w:tcPr>
            <w:tcW w:w="5508" w:type="dxa"/>
          </w:tcPr>
          <w:p w14:paraId="51E482A9" w14:textId="6913FCE2" w:rsidR="00523CAF" w:rsidRDefault="0095213A" w:rsidP="0037663F">
            <w:pPr>
              <w:rPr>
                <w:ins w:id="55" w:author="Sydney Nurse" w:date="2017-08-16T10:49:00Z"/>
                <w:lang w:val="en-GB"/>
              </w:rPr>
            </w:pPr>
            <w:r>
              <w:rPr>
                <w:lang w:val="en-GB"/>
              </w:rPr>
              <w:t>Gateway Runtime</w:t>
            </w:r>
          </w:p>
        </w:tc>
        <w:tc>
          <w:tcPr>
            <w:tcW w:w="5508" w:type="dxa"/>
          </w:tcPr>
          <w:p w14:paraId="467563DD" w14:textId="4A56F0D3" w:rsidR="00523CAF" w:rsidRDefault="0095213A" w:rsidP="0037663F">
            <w:pPr>
              <w:rPr>
                <w:ins w:id="56" w:author="Sydney Nurse" w:date="2017-08-16T10:49:00Z"/>
                <w:lang w:val="en-GB"/>
              </w:rPr>
            </w:pPr>
            <w:r w:rsidRPr="0095213A">
              <w:rPr>
                <w:lang w:val="en-GB"/>
              </w:rPr>
              <w:t>This role indicates a service account used to communicate from the gateway to the portal. This role is used exclusively for gateway nodes to communicate with the management service; users assigned this role can’t sign into the Management Portal or the Developer Portal.</w:t>
            </w:r>
          </w:p>
        </w:tc>
      </w:tr>
      <w:tr w:rsidR="00523CAF" w14:paraId="5DF0DF13" w14:textId="77777777" w:rsidTr="00523CAF">
        <w:trPr>
          <w:ins w:id="57" w:author="Sydney Nurse" w:date="2017-08-16T10:49:00Z"/>
        </w:trPr>
        <w:tc>
          <w:tcPr>
            <w:tcW w:w="5508" w:type="dxa"/>
          </w:tcPr>
          <w:p w14:paraId="249D49E8" w14:textId="214822F9" w:rsidR="00523CAF" w:rsidRDefault="0095213A" w:rsidP="0037663F">
            <w:pPr>
              <w:rPr>
                <w:ins w:id="58" w:author="Sydney Nurse" w:date="2017-08-16T10:49:00Z"/>
                <w:lang w:val="en-GB"/>
              </w:rPr>
            </w:pPr>
            <w:r>
              <w:rPr>
                <w:lang w:val="en-GB"/>
              </w:rPr>
              <w:t>Service Manager</w:t>
            </w:r>
          </w:p>
        </w:tc>
        <w:tc>
          <w:tcPr>
            <w:tcW w:w="5508" w:type="dxa"/>
          </w:tcPr>
          <w:p w14:paraId="412906A6" w14:textId="651BBCF4" w:rsidR="00523CAF" w:rsidRDefault="0095213A" w:rsidP="0037663F">
            <w:pPr>
              <w:rPr>
                <w:ins w:id="59" w:author="Sydney Nurse" w:date="2017-08-16T10:49:00Z"/>
                <w:lang w:val="en-GB"/>
              </w:rPr>
            </w:pPr>
            <w:r w:rsidRPr="0095213A">
              <w:rPr>
                <w:lang w:val="en-GB"/>
              </w:rPr>
              <w:t>People responsible for managing resources that define backend services. This includes managing service accounts and services.</w:t>
            </w:r>
          </w:p>
        </w:tc>
      </w:tr>
    </w:tbl>
    <w:p w14:paraId="5A3A535A" w14:textId="3F981E43" w:rsidR="00BA4063" w:rsidDel="002A50D8" w:rsidRDefault="00BA4063">
      <w:pPr>
        <w:rPr>
          <w:ins w:id="60" w:author="NiallC" w:date="2017-08-14T09:27:00Z"/>
          <w:del w:id="61" w:author="Sydney Nurse" w:date="2017-08-16T10:43:00Z"/>
          <w:lang w:val="en-GB"/>
        </w:rPr>
      </w:pPr>
      <w:ins w:id="62" w:author="NiallC" w:date="2017-08-14T09:27:00Z">
        <w:del w:id="63" w:author="Sydney Nurse" w:date="2017-08-16T10:43:00Z">
          <w:r w:rsidDel="002A50D8">
            <w:rPr>
              <w:lang w:val="en-GB"/>
            </w:rPr>
            <w:delText>Add a section to discuss the different APIP CS roles.</w:delText>
          </w:r>
        </w:del>
      </w:ins>
    </w:p>
    <w:p w14:paraId="67DD8838" w14:textId="77777777" w:rsidR="00224DD6" w:rsidRDefault="00224DD6"/>
    <w:p w14:paraId="38BFA848" w14:textId="5F2EE3EF" w:rsidR="00D6109A" w:rsidRDefault="00224DD6">
      <w:r>
        <w:t>Next, let’s start to implement our scenario.</w:t>
      </w:r>
    </w:p>
    <w:p w14:paraId="0CBE324C" w14:textId="370CBE64" w:rsidR="00BD54BD" w:rsidRDefault="00BD54BD">
      <w:r>
        <w:br w:type="page"/>
      </w:r>
    </w:p>
    <w:p w14:paraId="2BA7A720" w14:textId="77777777" w:rsidR="0003074D" w:rsidRDefault="0003074D" w:rsidP="003B2D81">
      <w:pPr>
        <w:pStyle w:val="Title"/>
      </w:pPr>
      <w:r>
        <w:lastRenderedPageBreak/>
        <w:t>Lab Execution</w:t>
      </w:r>
    </w:p>
    <w:p w14:paraId="302C282D" w14:textId="528A9E05" w:rsidR="002B7C0F" w:rsidRDefault="002B7C0F" w:rsidP="003B2D81">
      <w:pPr>
        <w:pStyle w:val="Heading1"/>
      </w:pPr>
      <w:bookmarkStart w:id="64" w:name="_Toc498438267"/>
      <w:r>
        <w:t>Managing Gateways</w:t>
      </w:r>
      <w:bookmarkEnd w:id="64"/>
    </w:p>
    <w:p w14:paraId="2499DF09" w14:textId="256F85D8" w:rsidR="002B7C0F" w:rsidRDefault="002B7C0F" w:rsidP="002B7C0F">
      <w:r>
        <w:t>In this first stage</w:t>
      </w:r>
      <w:r w:rsidR="00224D77">
        <w:t>,</w:t>
      </w:r>
      <w:r>
        <w:t xml:space="preserve"> you will perform the role of the Gateway Manager, this role can be separate assigned from the API Manager, which is the case in our environment.</w:t>
      </w:r>
      <w:ins w:id="65" w:author="NiallC" w:date="2017-08-14T09:28:00Z">
        <w:r w:rsidR="00BA4063">
          <w:t xml:space="preserve"> The Gateway Manager will now give the API </w:t>
        </w:r>
      </w:ins>
      <w:ins w:id="66" w:author="NiallC" w:date="2017-08-14T09:30:00Z">
        <w:r w:rsidR="00512E0F">
          <w:t>Manager</w:t>
        </w:r>
      </w:ins>
      <w:ins w:id="67" w:author="NiallC" w:date="2017-08-14T09:28:00Z">
        <w:r w:rsidR="00BA4063">
          <w:t xml:space="preserve"> user the permission to deploy </w:t>
        </w:r>
        <w:r w:rsidR="00512E0F">
          <w:t xml:space="preserve">APIS to </w:t>
        </w:r>
      </w:ins>
      <w:ins w:id="68" w:author="NiallC" w:date="2017-08-14T09:30:00Z">
        <w:r w:rsidR="00512E0F">
          <w:t>the “Production</w:t>
        </w:r>
        <w:proofErr w:type="gramStart"/>
        <w:r w:rsidR="00512E0F">
          <w:t xml:space="preserve">” </w:t>
        </w:r>
      </w:ins>
      <w:ins w:id="69" w:author="NiallC" w:date="2017-08-14T09:28:00Z">
        <w:r w:rsidR="00BA4063">
          <w:t xml:space="preserve"> gateway</w:t>
        </w:r>
        <w:proofErr w:type="gramEnd"/>
        <w:r w:rsidR="00BA4063">
          <w:t>.</w:t>
        </w:r>
      </w:ins>
    </w:p>
    <w:p w14:paraId="181FA4C1" w14:textId="345C6D6D" w:rsidR="002B7C0F" w:rsidRDefault="00224D77" w:rsidP="001A6350">
      <w:pPr>
        <w:pStyle w:val="Heading2"/>
      </w:pPr>
      <w:bookmarkStart w:id="70" w:name="_Toc498438268"/>
      <w:r>
        <w:t>Granting Access Permissions to Gateway</w:t>
      </w:r>
      <w:r w:rsidR="001A6350">
        <w:t xml:space="preserve"> Details &amp; Tasks</w:t>
      </w:r>
      <w:bookmarkEnd w:id="70"/>
    </w:p>
    <w:p w14:paraId="743B7447" w14:textId="1A6FC35B" w:rsidR="00EA1583" w:rsidRDefault="005A6FE0" w:rsidP="00EA1583">
      <w:r>
        <w:rPr>
          <w:lang w:val="en-GB"/>
        </w:rPr>
        <w:t xml:space="preserve">Log into the API Manager Portal as the </w:t>
      </w:r>
      <w:proofErr w:type="spellStart"/>
      <w:r>
        <w:rPr>
          <w:lang w:val="en-GB"/>
        </w:rPr>
        <w:t>api</w:t>
      </w:r>
      <w:proofErr w:type="spellEnd"/>
      <w:r>
        <w:rPr>
          <w:lang w:val="en-GB"/>
        </w:rPr>
        <w:t>-gateway-user</w:t>
      </w:r>
      <w:r w:rsidR="0081439A">
        <w:rPr>
          <w:lang w:val="en-GB"/>
        </w:rPr>
        <w:t xml:space="preserve">, </w:t>
      </w:r>
      <w:r w:rsidR="0081439A">
        <w:t>b</w:t>
      </w:r>
      <w:r w:rsidR="00EA1583" w:rsidRPr="00EA1583">
        <w:t>ecause this user is a Gateway Manager, only the Gateways tab is visible.</w:t>
      </w:r>
      <w:r w:rsidR="0081439A">
        <w:t xml:space="preserve"> </w:t>
      </w:r>
      <w:r w:rsidR="00D87EFA">
        <w:rPr>
          <w:noProof/>
          <w:lang w:val="en-AU" w:eastAsia="en-AU"/>
        </w:rPr>
        <w:drawing>
          <wp:inline distT="0" distB="0" distL="0" distR="0" wp14:anchorId="4CA647D5" wp14:editId="7478E50F">
            <wp:extent cx="6858000" cy="2108835"/>
            <wp:effectExtent l="0" t="0" r="0" b="0"/>
            <wp:docPr id="52" name="Picture 52" descr="/var/folders/3c/n2d_jp3x4nn9p8vdr15jsxsh0000gn/T/DIS_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c/n2d_jp3x4nn9p8vdr15jsxsh0000gn/T/DIS_27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56"/>
                    <a:stretch/>
                  </pic:blipFill>
                  <pic:spPr bwMode="auto">
                    <a:xfrm>
                      <a:off x="0" y="0"/>
                      <a:ext cx="6858000" cy="2108835"/>
                    </a:xfrm>
                    <a:prstGeom prst="rect">
                      <a:avLst/>
                    </a:prstGeom>
                    <a:noFill/>
                    <a:ln>
                      <a:noFill/>
                    </a:ln>
                    <a:extLst>
                      <a:ext uri="{53640926-AAD7-44D8-BBD7-CCE9431645EC}">
                        <a14:shadowObscured xmlns:a14="http://schemas.microsoft.com/office/drawing/2010/main"/>
                      </a:ext>
                    </a:extLst>
                  </pic:spPr>
                </pic:pic>
              </a:graphicData>
            </a:graphic>
          </wp:inline>
        </w:drawing>
      </w:r>
    </w:p>
    <w:p w14:paraId="6BE2DBE5" w14:textId="6E3C3A1A" w:rsidR="0081439A" w:rsidRPr="0081439A" w:rsidRDefault="0081439A" w:rsidP="00EA1583">
      <w:pPr>
        <w:rPr>
          <w:lang w:val="en-GB"/>
        </w:rPr>
      </w:pPr>
      <w:r w:rsidRPr="0081439A">
        <w:t>As a Gateway Manager</w:t>
      </w:r>
      <w:r>
        <w:t>,</w:t>
      </w:r>
      <w:r w:rsidRPr="0081439A">
        <w:t xml:space="preserve"> you issue </w:t>
      </w:r>
      <w:r>
        <w:t xml:space="preserve">grants to users at a granular level to Logical Gateways. </w:t>
      </w:r>
      <w:r w:rsidRPr="0081439A">
        <w:t xml:space="preserve">the Deploy to Gateway grant to your API Manager user. </w:t>
      </w:r>
      <w:r>
        <w:t>To be able to</w:t>
      </w:r>
      <w:r w:rsidRPr="0081439A">
        <w:t xml:space="preserve"> deploy directly to a gateway without switching users every time</w:t>
      </w:r>
      <w:r>
        <w:t>,</w:t>
      </w:r>
      <w:r w:rsidRPr="0081439A">
        <w:t xml:space="preserve"> </w:t>
      </w:r>
      <w:r>
        <w:t>you will grant the “Deploy to Gateway” and “</w:t>
      </w:r>
      <w:r w:rsidRPr="0081439A">
        <w:t>View All Details</w:t>
      </w:r>
      <w:r>
        <w:t>”</w:t>
      </w:r>
      <w:r w:rsidRPr="0081439A">
        <w:t xml:space="preserve"> grant to the </w:t>
      </w:r>
      <w:r>
        <w:t>API Manager</w:t>
      </w:r>
      <w:r w:rsidRPr="0081439A">
        <w:t xml:space="preserve"> user.</w:t>
      </w:r>
    </w:p>
    <w:p w14:paraId="1FAC1C23" w14:textId="0DC5C971" w:rsidR="00F71DBD" w:rsidRDefault="0081439A" w:rsidP="0081439A">
      <w:pPr>
        <w:pStyle w:val="Heading3"/>
      </w:pPr>
      <w:bookmarkStart w:id="71" w:name="_Toc498438269"/>
      <w:r>
        <w:t>Issues Grants to the Production Gateway</w:t>
      </w:r>
      <w:bookmarkEnd w:id="71"/>
    </w:p>
    <w:p w14:paraId="4A0327E8" w14:textId="5CF874FF" w:rsidR="0081439A" w:rsidRPr="00AA113D" w:rsidRDefault="0081439A" w:rsidP="0081439A">
      <w:pPr>
        <w:rPr>
          <w:lang w:val="en-GB"/>
        </w:rPr>
      </w:pPr>
      <w:r w:rsidRPr="0081439A">
        <w:t>To issue the Deploy to API grant to your API Manager user:</w:t>
      </w:r>
    </w:p>
    <w:p w14:paraId="761EDCF9" w14:textId="52EB672A" w:rsidR="0081439A" w:rsidRPr="0081439A" w:rsidRDefault="0036072D" w:rsidP="0081439A">
      <w:pPr>
        <w:pStyle w:val="ListParagraph"/>
        <w:numPr>
          <w:ilvl w:val="0"/>
          <w:numId w:val="15"/>
        </w:numPr>
      </w:pPr>
      <w:r>
        <w:rPr>
          <w:noProof/>
          <w:lang w:val="en-AU" w:eastAsia="en-AU"/>
        </w:rPr>
        <w:drawing>
          <wp:anchor distT="0" distB="0" distL="114300" distR="114300" simplePos="0" relativeHeight="251684864" behindDoc="0" locked="0" layoutInCell="1" allowOverlap="1" wp14:anchorId="1894E7FC" wp14:editId="547C5287">
            <wp:simplePos x="0" y="0"/>
            <wp:positionH relativeFrom="column">
              <wp:posOffset>-1066</wp:posOffset>
            </wp:positionH>
            <wp:positionV relativeFrom="paragraph">
              <wp:posOffset>198120</wp:posOffset>
            </wp:positionV>
            <wp:extent cx="5122800" cy="2214000"/>
            <wp:effectExtent l="0" t="0" r="8255" b="0"/>
            <wp:wrapTopAndBottom/>
            <wp:docPr id="12" name="Picture 12" descr="/var/folders/3c/n2d_jp3x4nn9p8vdr15jsxsh0000gn/T/DIS_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c/n2d_jp3x4nn9p8vdr15jsxsh0000gn/T/DIS_29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800" cy="221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39A" w:rsidRPr="0081439A">
        <w:t xml:space="preserve">On the Gateways tab, click </w:t>
      </w:r>
      <w:r w:rsidR="0081439A" w:rsidRPr="0081439A">
        <w:rPr>
          <w:b/>
        </w:rPr>
        <w:t>Production Gateway</w:t>
      </w:r>
      <w:r w:rsidR="0081439A" w:rsidRPr="0081439A">
        <w:t>.</w:t>
      </w:r>
    </w:p>
    <w:p w14:paraId="191039AA" w14:textId="77777777" w:rsidR="0081439A" w:rsidRPr="0081439A" w:rsidRDefault="0081439A" w:rsidP="0081439A">
      <w:pPr>
        <w:pStyle w:val="ListParagraph"/>
        <w:numPr>
          <w:ilvl w:val="0"/>
          <w:numId w:val="15"/>
        </w:numPr>
      </w:pPr>
      <w:r w:rsidRPr="0081439A">
        <w:t xml:space="preserve">Click the </w:t>
      </w:r>
      <w:r w:rsidRPr="0081439A">
        <w:rPr>
          <w:b/>
        </w:rPr>
        <w:t>Users</w:t>
      </w:r>
      <w:r w:rsidRPr="0081439A">
        <w:t xml:space="preserve"> tab.</w:t>
      </w:r>
    </w:p>
    <w:p w14:paraId="1E80F651" w14:textId="6E06A701" w:rsidR="0081439A" w:rsidRPr="0081439A" w:rsidRDefault="00BA4BDC" w:rsidP="0081439A">
      <w:pPr>
        <w:pStyle w:val="ListParagraph"/>
        <w:numPr>
          <w:ilvl w:val="0"/>
          <w:numId w:val="15"/>
        </w:numPr>
      </w:pPr>
      <w:r>
        <w:rPr>
          <w:noProof/>
          <w:lang w:val="en-AU" w:eastAsia="en-AU"/>
        </w:rPr>
        <w:lastRenderedPageBreak/>
        <w:drawing>
          <wp:anchor distT="0" distB="0" distL="114300" distR="114300" simplePos="0" relativeHeight="251685888" behindDoc="0" locked="0" layoutInCell="1" allowOverlap="1" wp14:anchorId="46ED0353" wp14:editId="51007237">
            <wp:simplePos x="0" y="0"/>
            <wp:positionH relativeFrom="column">
              <wp:posOffset>5374221</wp:posOffset>
            </wp:positionH>
            <wp:positionV relativeFrom="paragraph">
              <wp:posOffset>232410</wp:posOffset>
            </wp:positionV>
            <wp:extent cx="1400175" cy="1799590"/>
            <wp:effectExtent l="0" t="0" r="0" b="3810"/>
            <wp:wrapTopAndBottom/>
            <wp:docPr id="14" name="Picture 14" descr="/var/folders/3c/n2d_jp3x4nn9p8vdr15jsxsh0000gn/T/DIS_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c/n2d_jp3x4nn9p8vdr15jsxsh0000gn/T/DIS_29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AU" w:eastAsia="en-AU"/>
        </w:rPr>
        <w:drawing>
          <wp:anchor distT="0" distB="0" distL="114300" distR="114300" simplePos="0" relativeHeight="251686912" behindDoc="0" locked="0" layoutInCell="1" allowOverlap="1" wp14:anchorId="4761C25D" wp14:editId="45F54C55">
            <wp:simplePos x="0" y="0"/>
            <wp:positionH relativeFrom="column">
              <wp:align>left</wp:align>
            </wp:positionH>
            <wp:positionV relativeFrom="paragraph">
              <wp:posOffset>198120</wp:posOffset>
            </wp:positionV>
            <wp:extent cx="5400000" cy="1360800"/>
            <wp:effectExtent l="0" t="0" r="10795" b="11430"/>
            <wp:wrapTopAndBottom/>
            <wp:docPr id="13" name="Picture 13" descr="/var/folders/3c/n2d_jp3x4nn9p8vdr15jsxsh0000gn/T/DIS_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c/n2d_jp3x4nn9p8vdr15jsxsh0000gn/T/DIS_29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57" t="45011" r="2240"/>
                    <a:stretch/>
                  </pic:blipFill>
                  <pic:spPr bwMode="auto">
                    <a:xfrm>
                      <a:off x="0" y="0"/>
                      <a:ext cx="5400000" cy="136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9A" w:rsidRPr="0081439A">
        <w:t xml:space="preserve">Click </w:t>
      </w:r>
      <w:r w:rsidR="0081439A" w:rsidRPr="0081439A">
        <w:rPr>
          <w:b/>
        </w:rPr>
        <w:t>View All Details</w:t>
      </w:r>
      <w:r w:rsidR="0081439A" w:rsidRPr="0081439A">
        <w:t>.</w:t>
      </w:r>
    </w:p>
    <w:p w14:paraId="547646CF" w14:textId="310162C6" w:rsidR="0081439A" w:rsidRPr="0081439A" w:rsidRDefault="0081439A" w:rsidP="0081439A">
      <w:pPr>
        <w:pStyle w:val="ListParagraph"/>
        <w:numPr>
          <w:ilvl w:val="0"/>
          <w:numId w:val="15"/>
        </w:numPr>
      </w:pPr>
      <w:r w:rsidRPr="0081439A">
        <w:t xml:space="preserve">Click </w:t>
      </w:r>
      <w:r w:rsidRPr="0081439A">
        <w:rPr>
          <w:b/>
        </w:rPr>
        <w:t>Add Grantee</w:t>
      </w:r>
      <w:r w:rsidRPr="0081439A">
        <w:t>.</w:t>
      </w:r>
    </w:p>
    <w:p w14:paraId="588754AE" w14:textId="10291275" w:rsidR="0081439A" w:rsidRPr="0081439A" w:rsidRDefault="00BA4BDC" w:rsidP="0081439A">
      <w:pPr>
        <w:pStyle w:val="ListParagraph"/>
        <w:numPr>
          <w:ilvl w:val="0"/>
          <w:numId w:val="15"/>
        </w:numPr>
      </w:pPr>
      <w:r>
        <w:rPr>
          <w:noProof/>
          <w:lang w:val="en-AU" w:eastAsia="en-AU"/>
        </w:rPr>
        <w:drawing>
          <wp:anchor distT="0" distB="0" distL="114300" distR="114300" simplePos="0" relativeHeight="251687936" behindDoc="0" locked="0" layoutInCell="1" allowOverlap="1" wp14:anchorId="1BE20A9C" wp14:editId="65D4792F">
            <wp:simplePos x="0" y="0"/>
            <wp:positionH relativeFrom="column">
              <wp:align>left</wp:align>
            </wp:positionH>
            <wp:positionV relativeFrom="paragraph">
              <wp:posOffset>280035</wp:posOffset>
            </wp:positionV>
            <wp:extent cx="5400000" cy="1069200"/>
            <wp:effectExtent l="0" t="0" r="10795" b="0"/>
            <wp:wrapTopAndBottom/>
            <wp:docPr id="15" name="Picture 15" descr="/var/folders/3c/n2d_jp3x4nn9p8vdr15jsxsh0000gn/T/DIS_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3c/n2d_jp3x4nn9p8vdr15jsxsh0000gn/T/DIS_29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106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39A" w:rsidRPr="0081439A">
        <w:t xml:space="preserve">Select </w:t>
      </w:r>
      <w:proofErr w:type="spellStart"/>
      <w:r w:rsidR="0081439A" w:rsidRPr="0081439A">
        <w:rPr>
          <w:b/>
        </w:rPr>
        <w:t>api</w:t>
      </w:r>
      <w:proofErr w:type="spellEnd"/>
      <w:r w:rsidR="0081439A" w:rsidRPr="0081439A">
        <w:rPr>
          <w:b/>
        </w:rPr>
        <w:t>-manager-user</w:t>
      </w:r>
      <w:r w:rsidR="0081439A" w:rsidRPr="0081439A">
        <w:t xml:space="preserve">, and then click </w:t>
      </w:r>
      <w:r w:rsidR="0081439A" w:rsidRPr="0081439A">
        <w:rPr>
          <w:b/>
        </w:rPr>
        <w:t>Add</w:t>
      </w:r>
      <w:r w:rsidR="0081439A" w:rsidRPr="0081439A">
        <w:t>.</w:t>
      </w:r>
    </w:p>
    <w:p w14:paraId="5AC87D1D" w14:textId="12B5DC63" w:rsidR="0081439A" w:rsidRPr="0081439A" w:rsidRDefault="00E868BF" w:rsidP="0081439A">
      <w:pPr>
        <w:pStyle w:val="ListParagraph"/>
        <w:numPr>
          <w:ilvl w:val="0"/>
          <w:numId w:val="15"/>
        </w:numPr>
      </w:pPr>
      <w:r>
        <w:rPr>
          <w:noProof/>
          <w:lang w:val="en-AU" w:eastAsia="en-AU"/>
        </w:rPr>
        <w:drawing>
          <wp:anchor distT="0" distB="0" distL="114300" distR="114300" simplePos="0" relativeHeight="251689984" behindDoc="0" locked="0" layoutInCell="1" allowOverlap="1" wp14:anchorId="47D304EB" wp14:editId="0268DE22">
            <wp:simplePos x="0" y="0"/>
            <wp:positionH relativeFrom="column">
              <wp:posOffset>5375275</wp:posOffset>
            </wp:positionH>
            <wp:positionV relativeFrom="paragraph">
              <wp:posOffset>1343660</wp:posOffset>
            </wp:positionV>
            <wp:extent cx="1417955" cy="1799590"/>
            <wp:effectExtent l="0" t="0" r="4445" b="3810"/>
            <wp:wrapTopAndBottom/>
            <wp:docPr id="17" name="Picture 17" descr="/var/folders/3c/n2d_jp3x4nn9p8vdr15jsxsh0000gn/T/DIS_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3c/n2d_jp3x4nn9p8vdr15jsxsh0000gn/T/DIS_2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795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39A" w:rsidRPr="0081439A">
        <w:t xml:space="preserve">Click </w:t>
      </w:r>
      <w:r w:rsidR="0081439A" w:rsidRPr="0081439A">
        <w:rPr>
          <w:b/>
        </w:rPr>
        <w:t>Deploy to Gateway</w:t>
      </w:r>
      <w:r w:rsidR="0081439A" w:rsidRPr="0081439A">
        <w:t>.</w:t>
      </w:r>
      <w:r w:rsidR="00BA4BDC">
        <w:rPr>
          <w:noProof/>
          <w:lang w:val="en-AU" w:eastAsia="en-AU"/>
        </w:rPr>
        <w:drawing>
          <wp:anchor distT="0" distB="0" distL="114300" distR="114300" simplePos="0" relativeHeight="251688960" behindDoc="0" locked="0" layoutInCell="1" allowOverlap="1" wp14:anchorId="24BD2AFC" wp14:editId="7F521479">
            <wp:simplePos x="0" y="0"/>
            <wp:positionH relativeFrom="column">
              <wp:align>left</wp:align>
            </wp:positionH>
            <wp:positionV relativeFrom="paragraph">
              <wp:posOffset>1350010</wp:posOffset>
            </wp:positionV>
            <wp:extent cx="5400000" cy="1375200"/>
            <wp:effectExtent l="0" t="0" r="10795" b="0"/>
            <wp:wrapTopAndBottom/>
            <wp:docPr id="16" name="Picture 16" descr="/var/folders/3c/n2d_jp3x4nn9p8vdr15jsxsh0000gn/T/DIS_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3c/n2d_jp3x4nn9p8vdr15jsxsh0000gn/T/DIS_29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137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49C92" w14:textId="0D89B4C8" w:rsidR="0081439A" w:rsidRPr="0081439A" w:rsidRDefault="0081439A" w:rsidP="0081439A">
      <w:pPr>
        <w:pStyle w:val="ListParagraph"/>
        <w:numPr>
          <w:ilvl w:val="0"/>
          <w:numId w:val="15"/>
        </w:numPr>
      </w:pPr>
      <w:r w:rsidRPr="0081439A">
        <w:t xml:space="preserve">Click </w:t>
      </w:r>
      <w:r w:rsidRPr="0081439A">
        <w:rPr>
          <w:b/>
        </w:rPr>
        <w:t>Add Grantee</w:t>
      </w:r>
      <w:r w:rsidRPr="0081439A">
        <w:t>.</w:t>
      </w:r>
    </w:p>
    <w:p w14:paraId="4C3E5167" w14:textId="4047C2CC" w:rsidR="0081439A" w:rsidRDefault="0081439A" w:rsidP="0081439A">
      <w:pPr>
        <w:pStyle w:val="ListParagraph"/>
        <w:numPr>
          <w:ilvl w:val="0"/>
          <w:numId w:val="15"/>
        </w:numPr>
      </w:pPr>
      <w:r w:rsidRPr="0081439A">
        <w:t xml:space="preserve">Select </w:t>
      </w:r>
      <w:proofErr w:type="spellStart"/>
      <w:r w:rsidRPr="0081439A">
        <w:rPr>
          <w:b/>
        </w:rPr>
        <w:t>api</w:t>
      </w:r>
      <w:proofErr w:type="spellEnd"/>
      <w:r w:rsidRPr="0081439A">
        <w:rPr>
          <w:b/>
        </w:rPr>
        <w:t>-manager-user</w:t>
      </w:r>
      <w:r w:rsidRPr="0081439A">
        <w:t xml:space="preserve">, and then click </w:t>
      </w:r>
      <w:r w:rsidRPr="0081439A">
        <w:rPr>
          <w:b/>
        </w:rPr>
        <w:t>Add</w:t>
      </w:r>
      <w:r w:rsidRPr="0081439A">
        <w:t>.</w:t>
      </w:r>
    </w:p>
    <w:p w14:paraId="6A139CC7" w14:textId="4395EC51" w:rsidR="00B02901" w:rsidRDefault="00B02901">
      <w:r>
        <w:br w:type="page"/>
      </w:r>
    </w:p>
    <w:p w14:paraId="59C34FB7" w14:textId="5AFE5AB0" w:rsidR="00CA054E" w:rsidRDefault="00EE1FC0" w:rsidP="003B2D81">
      <w:pPr>
        <w:pStyle w:val="Heading1"/>
      </w:pPr>
      <w:bookmarkStart w:id="72" w:name="_Toc498438270"/>
      <w:r>
        <w:lastRenderedPageBreak/>
        <w:t>Implement</w:t>
      </w:r>
      <w:r w:rsidR="00BC52A8">
        <w:t xml:space="preserve"> </w:t>
      </w:r>
      <w:r>
        <w:t>an API</w:t>
      </w:r>
      <w:bookmarkEnd w:id="72"/>
    </w:p>
    <w:p w14:paraId="34D5F832" w14:textId="67DF4592" w:rsidR="00224DD6" w:rsidRDefault="002B7C0F" w:rsidP="00CA054E">
      <w:pPr>
        <w:rPr>
          <w:lang w:val="en-GB"/>
        </w:rPr>
      </w:pPr>
      <w:r>
        <w:rPr>
          <w:lang w:val="en-GB"/>
        </w:rPr>
        <w:t>You</w:t>
      </w:r>
      <w:r w:rsidR="00EE1FC0">
        <w:rPr>
          <w:lang w:val="en-GB"/>
        </w:rPr>
        <w:t xml:space="preserve"> will </w:t>
      </w:r>
      <w:r>
        <w:rPr>
          <w:lang w:val="en-GB"/>
        </w:rPr>
        <w:t xml:space="preserve">now </w:t>
      </w:r>
      <w:r w:rsidR="00EE1FC0">
        <w:rPr>
          <w:lang w:val="en-GB"/>
        </w:rPr>
        <w:t xml:space="preserve">assume the role of an API Manager and create APIs for your organizations billing and usage </w:t>
      </w:r>
      <w:r w:rsidR="00EE1FC0" w:rsidRPr="0019421A">
        <w:t>backend services</w:t>
      </w:r>
      <w:r w:rsidR="004411EF">
        <w:rPr>
          <w:lang w:val="en-GB"/>
        </w:rPr>
        <w:t>.</w:t>
      </w:r>
      <w:r w:rsidR="00EE1FC0">
        <w:rPr>
          <w:lang w:val="en-GB"/>
        </w:rPr>
        <w:t xml:space="preserve"> Log into the Management Portal as described above.</w:t>
      </w:r>
    </w:p>
    <w:p w14:paraId="3A099CB0" w14:textId="4CB28929" w:rsidR="005A6FE0" w:rsidRDefault="005A6FE0" w:rsidP="00CA054E">
      <w:pPr>
        <w:rPr>
          <w:lang w:val="en-GB"/>
        </w:rPr>
      </w:pPr>
      <w:r>
        <w:rPr>
          <w:lang w:val="en-GB"/>
        </w:rPr>
        <w:t xml:space="preserve">Log into the API Manager Portal as the </w:t>
      </w:r>
      <w:proofErr w:type="spellStart"/>
      <w:r w:rsidRPr="002401B7">
        <w:rPr>
          <w:b/>
          <w:lang w:val="en-GB"/>
        </w:rPr>
        <w:t>api</w:t>
      </w:r>
      <w:proofErr w:type="spellEnd"/>
      <w:r w:rsidRPr="002401B7">
        <w:rPr>
          <w:b/>
          <w:lang w:val="en-GB"/>
        </w:rPr>
        <w:t>-manager-user</w:t>
      </w:r>
      <w:r w:rsidR="00C14EAE">
        <w:rPr>
          <w:noProof/>
          <w:lang w:val="en-AU" w:eastAsia="en-AU"/>
        </w:rPr>
        <w:drawing>
          <wp:inline distT="0" distB="0" distL="0" distR="0" wp14:anchorId="7844CB60" wp14:editId="023B07C8">
            <wp:extent cx="6845300" cy="2959100"/>
            <wp:effectExtent l="0" t="0" r="12700" b="12700"/>
            <wp:docPr id="18" name="Picture 18" descr="/var/folders/3c/n2d_jp3x4nn9p8vdr15jsxsh0000gn/T/DIS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c/n2d_jp3x4nn9p8vdr15jsxsh0000gn/T/DIS_26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5300" cy="2959100"/>
                    </a:xfrm>
                    <a:prstGeom prst="rect">
                      <a:avLst/>
                    </a:prstGeom>
                    <a:noFill/>
                    <a:ln>
                      <a:noFill/>
                    </a:ln>
                  </pic:spPr>
                </pic:pic>
              </a:graphicData>
            </a:graphic>
          </wp:inline>
        </w:drawing>
      </w:r>
    </w:p>
    <w:p w14:paraId="0F9F7267" w14:textId="45B83D27" w:rsidR="004A7A06" w:rsidRPr="00773BDD" w:rsidRDefault="004A7A06" w:rsidP="004F5E44">
      <w:pPr>
        <w:pStyle w:val="Heading2"/>
      </w:pPr>
      <w:bookmarkStart w:id="73" w:name="_Toc498438271"/>
      <w:r w:rsidRPr="00773BDD">
        <w:t xml:space="preserve">Create </w:t>
      </w:r>
      <w:r w:rsidR="00EE1FC0">
        <w:t>an API</w:t>
      </w:r>
      <w:bookmarkEnd w:id="73"/>
    </w:p>
    <w:p w14:paraId="5E51AFA9" w14:textId="77777777" w:rsidR="008F1066" w:rsidRPr="008F1066" w:rsidRDefault="008F1066" w:rsidP="008F1066">
      <w:r w:rsidRPr="008F1066">
        <w:t>Now you’ll create your first API.</w:t>
      </w:r>
    </w:p>
    <w:p w14:paraId="1147E057" w14:textId="75846DFD" w:rsidR="008F1066" w:rsidRPr="008F1066" w:rsidRDefault="00E24777" w:rsidP="008F1066">
      <w:r>
        <w:rPr>
          <w:noProof/>
          <w:lang w:val="en-AU" w:eastAsia="en-AU"/>
        </w:rPr>
        <w:drawing>
          <wp:anchor distT="0" distB="0" distL="114300" distR="114300" simplePos="0" relativeHeight="251673600" behindDoc="0" locked="0" layoutInCell="1" allowOverlap="1" wp14:anchorId="111BB4E9" wp14:editId="353D878E">
            <wp:simplePos x="0" y="0"/>
            <wp:positionH relativeFrom="column">
              <wp:posOffset>5533390</wp:posOffset>
            </wp:positionH>
            <wp:positionV relativeFrom="paragraph">
              <wp:posOffset>193675</wp:posOffset>
            </wp:positionV>
            <wp:extent cx="1188085" cy="490220"/>
            <wp:effectExtent l="0" t="0" r="0" b="5080"/>
            <wp:wrapSquare wrapText="bothSides"/>
            <wp:docPr id="53" name="Picture 53" descr="/var/folders/3c/n2d_jp3x4nn9p8vdr15jsxsh0000gn/T/DIS_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3c/n2d_jp3x4nn9p8vdr15jsxsh0000gn/T/DIS_2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085" cy="49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66" w:rsidRPr="008F1066">
        <w:t>To create an API:</w:t>
      </w:r>
    </w:p>
    <w:p w14:paraId="0D762D45" w14:textId="127A365E" w:rsidR="008F1066" w:rsidRPr="008F1066" w:rsidRDefault="008F1066" w:rsidP="005311EB">
      <w:pPr>
        <w:pStyle w:val="ListParagraph"/>
        <w:numPr>
          <w:ilvl w:val="0"/>
          <w:numId w:val="4"/>
        </w:numPr>
      </w:pPr>
      <w:r w:rsidRPr="008F1066">
        <w:t xml:space="preserve">From the </w:t>
      </w:r>
      <w:r w:rsidRPr="0067303D">
        <w:rPr>
          <w:b/>
        </w:rPr>
        <w:t>APIs</w:t>
      </w:r>
      <w:r w:rsidRPr="008F1066">
        <w:t xml:space="preserve"> tab, click </w:t>
      </w:r>
      <w:r w:rsidRPr="0067303D">
        <w:rPr>
          <w:b/>
        </w:rPr>
        <w:t>Create New API</w:t>
      </w:r>
      <w:r w:rsidRPr="008F1066">
        <w:t>.</w:t>
      </w:r>
      <w:r w:rsidR="00E24777" w:rsidRPr="00E24777">
        <w:rPr>
          <w:noProof/>
          <w:lang w:val="en-GB" w:eastAsia="en-GB"/>
        </w:rPr>
        <w:t xml:space="preserve"> </w:t>
      </w:r>
    </w:p>
    <w:p w14:paraId="09B3645F" w14:textId="14861533" w:rsidR="008F1066" w:rsidRPr="008F1066" w:rsidRDefault="008F1066" w:rsidP="005311EB">
      <w:pPr>
        <w:pStyle w:val="ListParagraph"/>
        <w:numPr>
          <w:ilvl w:val="0"/>
          <w:numId w:val="4"/>
        </w:numPr>
      </w:pPr>
      <w:r w:rsidRPr="008F1066">
        <w:t xml:space="preserve">Enter </w:t>
      </w:r>
      <w:proofErr w:type="spellStart"/>
      <w:r w:rsidR="00735064">
        <w:rPr>
          <w:b/>
        </w:rPr>
        <w:t>MyBankAccountAPIXX</w:t>
      </w:r>
      <w:proofErr w:type="spellEnd"/>
      <w:r w:rsidRPr="0067303D">
        <w:rPr>
          <w:b/>
        </w:rPr>
        <w:t xml:space="preserve"> </w:t>
      </w:r>
      <w:r w:rsidRPr="008F1066">
        <w:t xml:space="preserve">in the </w:t>
      </w:r>
      <w:r w:rsidRPr="0067303D">
        <w:rPr>
          <w:b/>
        </w:rPr>
        <w:t>API Name</w:t>
      </w:r>
      <w:r w:rsidRPr="008F1066">
        <w:t xml:space="preserve"> field.</w:t>
      </w:r>
      <w:r w:rsidR="00735064">
        <w:t xml:space="preserve"> (Where XX is your User Number)</w:t>
      </w:r>
    </w:p>
    <w:p w14:paraId="421E3BBF" w14:textId="77777777" w:rsidR="008F1066" w:rsidRPr="008F1066" w:rsidRDefault="008F1066" w:rsidP="005311EB">
      <w:pPr>
        <w:pStyle w:val="ListParagraph"/>
        <w:numPr>
          <w:ilvl w:val="0"/>
          <w:numId w:val="4"/>
        </w:numPr>
      </w:pPr>
      <w:r w:rsidRPr="008F1066">
        <w:t xml:space="preserve">Enter </w:t>
      </w:r>
      <w:r w:rsidRPr="0067303D">
        <w:rPr>
          <w:b/>
        </w:rPr>
        <w:t>1</w:t>
      </w:r>
      <w:r w:rsidRPr="008F1066">
        <w:t xml:space="preserve"> in the </w:t>
      </w:r>
      <w:r w:rsidRPr="0067303D">
        <w:rPr>
          <w:b/>
        </w:rPr>
        <w:t>Version</w:t>
      </w:r>
      <w:r w:rsidRPr="008F1066">
        <w:t xml:space="preserve"> field.</w:t>
      </w:r>
    </w:p>
    <w:p w14:paraId="1CE6E0CF" w14:textId="77777777" w:rsidR="008F1066" w:rsidRPr="008F1066" w:rsidRDefault="008F1066" w:rsidP="005311EB">
      <w:pPr>
        <w:pStyle w:val="ListParagraph"/>
        <w:numPr>
          <w:ilvl w:val="0"/>
          <w:numId w:val="4"/>
        </w:numPr>
      </w:pPr>
      <w:r w:rsidRPr="0067303D">
        <w:rPr>
          <w:b/>
        </w:rPr>
        <w:t>(Optional)</w:t>
      </w:r>
      <w:r w:rsidRPr="008F1066">
        <w:t xml:space="preserve"> Populate the description field in this form as you would like.</w:t>
      </w:r>
    </w:p>
    <w:p w14:paraId="2E407729" w14:textId="2B7FA9F9" w:rsidR="00521C57" w:rsidRPr="008F1066" w:rsidRDefault="008F1066" w:rsidP="005311EB">
      <w:pPr>
        <w:pStyle w:val="ListParagraph"/>
        <w:numPr>
          <w:ilvl w:val="0"/>
          <w:numId w:val="4"/>
        </w:numPr>
      </w:pPr>
      <w:r w:rsidRPr="008F1066">
        <w:t xml:space="preserve">Click </w:t>
      </w:r>
      <w:r w:rsidRPr="0067303D">
        <w:rPr>
          <w:b/>
        </w:rPr>
        <w:t>Create</w:t>
      </w:r>
      <w:r w:rsidRPr="008F1066">
        <w:t>.</w:t>
      </w:r>
    </w:p>
    <w:p w14:paraId="7A283A2E" w14:textId="6C3D4B0C" w:rsidR="00CD0BC7" w:rsidRPr="00CD0BC7" w:rsidRDefault="00735064" w:rsidP="00CD0BC7">
      <w:pPr>
        <w:rPr>
          <w:lang w:val="en-GB"/>
        </w:rPr>
      </w:pPr>
      <w:r>
        <w:rPr>
          <w:noProof/>
          <w:lang w:val="en-AU" w:eastAsia="en-AU"/>
        </w:rPr>
        <w:drawing>
          <wp:inline distT="0" distB="0" distL="0" distR="0" wp14:anchorId="61CFFC76" wp14:editId="0674F9F5">
            <wp:extent cx="594360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18285"/>
                    </a:xfrm>
                    <a:prstGeom prst="rect">
                      <a:avLst/>
                    </a:prstGeom>
                  </pic:spPr>
                </pic:pic>
              </a:graphicData>
            </a:graphic>
          </wp:inline>
        </w:drawing>
      </w:r>
    </w:p>
    <w:p w14:paraId="1FCF1D91" w14:textId="5731977F" w:rsidR="00B561CC" w:rsidRDefault="00E546F2">
      <w:pPr>
        <w:rPr>
          <w:lang w:val="en-GB"/>
        </w:rPr>
      </w:pPr>
      <w:r>
        <w:rPr>
          <w:noProof/>
          <w:lang w:val="en-AU" w:eastAsia="en-AU"/>
        </w:rPr>
        <w:lastRenderedPageBreak/>
        <w:drawing>
          <wp:inline distT="0" distB="0" distL="0" distR="0" wp14:anchorId="248DC645" wp14:editId="6DFC0474">
            <wp:extent cx="5943600" cy="1072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72515"/>
                    </a:xfrm>
                    <a:prstGeom prst="rect">
                      <a:avLst/>
                    </a:prstGeom>
                  </pic:spPr>
                </pic:pic>
              </a:graphicData>
            </a:graphic>
          </wp:inline>
        </w:drawing>
      </w:r>
    </w:p>
    <w:p w14:paraId="2CFC48DD" w14:textId="77777777" w:rsidR="004F5E44" w:rsidRDefault="004F5E44">
      <w:pPr>
        <w:rPr>
          <w:lang w:val="en-GB"/>
        </w:rPr>
      </w:pPr>
    </w:p>
    <w:p w14:paraId="658404D0" w14:textId="1314728E" w:rsidR="004F5E44" w:rsidRDefault="007267B8" w:rsidP="004F5E44">
      <w:pPr>
        <w:pStyle w:val="Heading2"/>
      </w:pPr>
      <w:bookmarkStart w:id="74" w:name="_Toc498438272"/>
      <w:r>
        <w:t>Configure Endpoints</w:t>
      </w:r>
      <w:bookmarkEnd w:id="74"/>
    </w:p>
    <w:p w14:paraId="363845ED" w14:textId="77777777" w:rsidR="007267B8" w:rsidRPr="007267B8" w:rsidRDefault="007267B8" w:rsidP="007267B8">
      <w:r w:rsidRPr="007267B8">
        <w:t xml:space="preserve">Endpoints are the locations at which an API sends or receives requests or responses. APIs in API Platform Cloud Service have two endpoints in the request flow: the API Request and the Service Request. </w:t>
      </w:r>
    </w:p>
    <w:p w14:paraId="27DF759B" w14:textId="77777777" w:rsidR="007267B8" w:rsidRPr="007267B8" w:rsidRDefault="007267B8" w:rsidP="005311EB">
      <w:pPr>
        <w:numPr>
          <w:ilvl w:val="0"/>
          <w:numId w:val="6"/>
        </w:numPr>
      </w:pPr>
      <w:r w:rsidRPr="007267B8">
        <w:t xml:space="preserve">The </w:t>
      </w:r>
      <w:r w:rsidRPr="007267B8">
        <w:rPr>
          <w:b/>
        </w:rPr>
        <w:t>API Request</w:t>
      </w:r>
      <w:r w:rsidRPr="007267B8">
        <w:t xml:space="preserve"> is the location at which developers who consume your APIs will send their requests. This endpoint resides on the gateway on which the API is deployed. You will deploy the API later.</w:t>
      </w:r>
    </w:p>
    <w:p w14:paraId="42AF9359" w14:textId="77777777" w:rsidR="007267B8" w:rsidRPr="007267B8" w:rsidRDefault="007267B8" w:rsidP="005311EB">
      <w:pPr>
        <w:numPr>
          <w:ilvl w:val="0"/>
          <w:numId w:val="6"/>
        </w:numPr>
      </w:pPr>
      <w:r w:rsidRPr="007267B8">
        <w:t xml:space="preserve">The </w:t>
      </w:r>
      <w:r w:rsidRPr="007267B8">
        <w:rPr>
          <w:b/>
        </w:rPr>
        <w:t>Service Request</w:t>
      </w:r>
      <w:r w:rsidRPr="007267B8">
        <w:t xml:space="preserve"> is the location of the backend service. If all policy conditions are met, this is the location to which the gateway passes the request.</w:t>
      </w:r>
    </w:p>
    <w:p w14:paraId="50BD8E99" w14:textId="2F0087A0" w:rsidR="007267B8" w:rsidRDefault="00AC11CA" w:rsidP="00AC11CA">
      <w:pPr>
        <w:pStyle w:val="Heading3"/>
      </w:pPr>
      <w:bookmarkStart w:id="75" w:name="_Toc498438273"/>
      <w:r>
        <w:t>Configure the API Request</w:t>
      </w:r>
      <w:bookmarkEnd w:id="75"/>
    </w:p>
    <w:p w14:paraId="5C10E495" w14:textId="77777777" w:rsidR="00AC11CA" w:rsidRDefault="00AC11CA" w:rsidP="00AC11CA">
      <w:r w:rsidRPr="00AC11CA">
        <w:t>The API request is the endpoint to which requests for your API are sent.</w:t>
      </w:r>
    </w:p>
    <w:p w14:paraId="4DC8B0C7" w14:textId="19EAB68A" w:rsidR="00735064" w:rsidRDefault="00735064" w:rsidP="00AC11CA">
      <w:r>
        <w:t xml:space="preserve">For this lab, we are accessing the </w:t>
      </w:r>
      <w:proofErr w:type="spellStart"/>
      <w:proofErr w:type="gramStart"/>
      <w:r>
        <w:t>api</w:t>
      </w:r>
      <w:proofErr w:type="spellEnd"/>
      <w:proofErr w:type="gramEnd"/>
      <w:r>
        <w:t xml:space="preserve"> </w:t>
      </w:r>
      <w:hyperlink r:id="rId22" w:history="1">
        <w:r w:rsidRPr="00131EEE">
          <w:rPr>
            <w:rStyle w:val="Hyperlink"/>
          </w:rPr>
          <w:t>https://private-0dadc-bankaccountbalance.apiary-mock.com/accountBalance</w:t>
        </w:r>
      </w:hyperlink>
      <w:r>
        <w:t>. This is a mock service which when you call return account balance of a dummy account.</w:t>
      </w:r>
    </w:p>
    <w:p w14:paraId="1702BDF1" w14:textId="0E254DDF" w:rsidR="00B61E10" w:rsidRPr="00AC11CA" w:rsidRDefault="00B61E10" w:rsidP="00AC11CA">
      <w:r>
        <w:rPr>
          <w:noProof/>
          <w:lang w:val="en-AU" w:eastAsia="en-AU"/>
        </w:rPr>
        <w:drawing>
          <wp:inline distT="0" distB="0" distL="0" distR="0" wp14:anchorId="4829219A" wp14:editId="6CFAF69F">
            <wp:extent cx="594360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19250"/>
                    </a:xfrm>
                    <a:prstGeom prst="rect">
                      <a:avLst/>
                    </a:prstGeom>
                  </pic:spPr>
                </pic:pic>
              </a:graphicData>
            </a:graphic>
          </wp:inline>
        </w:drawing>
      </w:r>
    </w:p>
    <w:p w14:paraId="33F0B007" w14:textId="1BEA76DB" w:rsidR="00AC11CA" w:rsidRPr="00AC11CA" w:rsidRDefault="00AC11CA" w:rsidP="00AC11CA">
      <w:r w:rsidRPr="00AC11CA">
        <w:t>To configure the API Request:</w:t>
      </w:r>
    </w:p>
    <w:p w14:paraId="339DBFC1" w14:textId="5B9A15B3" w:rsidR="00AC11CA" w:rsidRPr="00AC11CA" w:rsidRDefault="00AC11CA" w:rsidP="005311EB">
      <w:pPr>
        <w:numPr>
          <w:ilvl w:val="0"/>
          <w:numId w:val="7"/>
        </w:numPr>
      </w:pPr>
      <w:r w:rsidRPr="00AC11CA">
        <w:t xml:space="preserve">From the APIs tab, click the </w:t>
      </w:r>
      <w:proofErr w:type="spellStart"/>
      <w:r w:rsidR="00735064">
        <w:rPr>
          <w:b/>
        </w:rPr>
        <w:t>MyBankAccountAPI</w:t>
      </w:r>
      <w:r w:rsidR="00E546F2">
        <w:rPr>
          <w:b/>
        </w:rPr>
        <w:t>XX</w:t>
      </w:r>
      <w:proofErr w:type="spellEnd"/>
      <w:r w:rsidRPr="00AC11CA">
        <w:rPr>
          <w:b/>
        </w:rPr>
        <w:t xml:space="preserve"> </w:t>
      </w:r>
      <w:r w:rsidRPr="00AC11CA">
        <w:t>API you created in the previous task.</w:t>
      </w:r>
    </w:p>
    <w:p w14:paraId="413F5E80" w14:textId="77777777" w:rsidR="00E546F2" w:rsidRPr="00E546F2" w:rsidRDefault="00AC11CA" w:rsidP="005311EB">
      <w:pPr>
        <w:numPr>
          <w:ilvl w:val="0"/>
          <w:numId w:val="7"/>
        </w:numPr>
      </w:pPr>
      <w:r w:rsidRPr="00AC11CA">
        <w:t xml:space="preserve">Hover over the API Request policy, and then click </w:t>
      </w:r>
      <w:r w:rsidRPr="00AC11CA">
        <w:rPr>
          <w:b/>
        </w:rPr>
        <w:t>Edit</w:t>
      </w:r>
      <w:r w:rsidRPr="00AC11CA">
        <w:t>.</w:t>
      </w:r>
      <w:r w:rsidR="00271B91" w:rsidRPr="00271B91">
        <w:rPr>
          <w:noProof/>
          <w:lang w:val="en-GB" w:eastAsia="en-GB"/>
        </w:rPr>
        <w:t xml:space="preserve"> </w:t>
      </w:r>
    </w:p>
    <w:p w14:paraId="45D22654" w14:textId="754B5428" w:rsidR="00AC11CA" w:rsidRPr="00AC11CA" w:rsidRDefault="00E546F2" w:rsidP="00E546F2">
      <w:r>
        <w:rPr>
          <w:noProof/>
          <w:lang w:val="en-AU" w:eastAsia="en-AU"/>
        </w:rPr>
        <w:drawing>
          <wp:inline distT="0" distB="0" distL="0" distR="0" wp14:anchorId="65E87B9D" wp14:editId="22DB2442">
            <wp:extent cx="5943600" cy="1342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42390"/>
                    </a:xfrm>
                    <a:prstGeom prst="rect">
                      <a:avLst/>
                    </a:prstGeom>
                  </pic:spPr>
                </pic:pic>
              </a:graphicData>
            </a:graphic>
          </wp:inline>
        </w:drawing>
      </w:r>
      <w:r w:rsidR="00AC11CA" w:rsidRPr="00AC11CA">
        <w:br/>
      </w:r>
      <w:r w:rsidR="00AC11CA" w:rsidRPr="00AC11CA">
        <w:br/>
      </w:r>
      <w:r w:rsidR="00AC11CA" w:rsidRPr="00AC11CA">
        <w:rPr>
          <w:b/>
        </w:rPr>
        <w:lastRenderedPageBreak/>
        <w:t>Note</w:t>
      </w:r>
      <w:r w:rsidR="00AC11CA" w:rsidRPr="00AC11CA">
        <w:t>: If the Apply Policy Dialog does not appear, disable any pop-up blockers that are active and try again.</w:t>
      </w:r>
      <w:r w:rsidR="00AC11CA" w:rsidRPr="00AC11CA">
        <w:br/>
      </w:r>
    </w:p>
    <w:p w14:paraId="2A154ED7" w14:textId="7843C99A" w:rsidR="00AC11CA" w:rsidRPr="00AC11CA" w:rsidRDefault="00AC11CA" w:rsidP="005311EB">
      <w:pPr>
        <w:numPr>
          <w:ilvl w:val="0"/>
          <w:numId w:val="7"/>
        </w:numPr>
      </w:pPr>
      <w:r w:rsidRPr="00AC11CA">
        <w:t>On the Apply Policy Dialog, complete these fields:</w:t>
      </w:r>
    </w:p>
    <w:p w14:paraId="6C1E07A8" w14:textId="3F90C221" w:rsidR="009E67A5" w:rsidRDefault="009E67A5" w:rsidP="005311EB">
      <w:pPr>
        <w:numPr>
          <w:ilvl w:val="1"/>
          <w:numId w:val="8"/>
        </w:numPr>
      </w:pPr>
      <w:r>
        <w:t xml:space="preserve">Enter </w:t>
      </w:r>
      <w:proofErr w:type="spellStart"/>
      <w:r w:rsidR="00E546F2">
        <w:rPr>
          <w:b/>
        </w:rPr>
        <w:t>BankAccountAPI</w:t>
      </w:r>
      <w:proofErr w:type="spellEnd"/>
      <w:r w:rsidRPr="009E67A5">
        <w:rPr>
          <w:b/>
        </w:rPr>
        <w:t xml:space="preserve"> Request</w:t>
      </w:r>
      <w:r>
        <w:t xml:space="preserve"> into the </w:t>
      </w:r>
      <w:r w:rsidRPr="009E67A5">
        <w:rPr>
          <w:b/>
        </w:rPr>
        <w:t>Policy Name</w:t>
      </w:r>
      <w:r>
        <w:t xml:space="preserve"> field and Click </w:t>
      </w:r>
      <w:r w:rsidRPr="009E67A5">
        <w:rPr>
          <w:b/>
        </w:rPr>
        <w:t>Next</w:t>
      </w:r>
      <w:r>
        <w:t>.</w:t>
      </w:r>
    </w:p>
    <w:p w14:paraId="0E7E5E48" w14:textId="39376B1F" w:rsidR="00AC11CA" w:rsidRPr="00AC11CA" w:rsidRDefault="00AC11CA" w:rsidP="005311EB">
      <w:pPr>
        <w:numPr>
          <w:ilvl w:val="1"/>
          <w:numId w:val="8"/>
        </w:numPr>
      </w:pPr>
      <w:r w:rsidRPr="00AC11CA">
        <w:t xml:space="preserve">Select </w:t>
      </w:r>
      <w:r w:rsidRPr="00AC11CA">
        <w:rPr>
          <w:b/>
        </w:rPr>
        <w:t>HTTP</w:t>
      </w:r>
      <w:r w:rsidRPr="00AC11CA">
        <w:t xml:space="preserve"> from the </w:t>
      </w:r>
      <w:r w:rsidRPr="00AC11CA">
        <w:rPr>
          <w:b/>
        </w:rPr>
        <w:t xml:space="preserve">Protocol </w:t>
      </w:r>
      <w:r w:rsidRPr="00AC11CA">
        <w:t>list. This is the protocol on which the gateway receives requests for this API.</w:t>
      </w:r>
    </w:p>
    <w:p w14:paraId="01BDBB03" w14:textId="1003DE16" w:rsidR="00AC11CA" w:rsidRDefault="00AC11CA" w:rsidP="005311EB">
      <w:pPr>
        <w:numPr>
          <w:ilvl w:val="1"/>
          <w:numId w:val="8"/>
        </w:numPr>
      </w:pPr>
      <w:r w:rsidRPr="00AC11CA">
        <w:t xml:space="preserve">Enter </w:t>
      </w:r>
      <w:proofErr w:type="spellStart"/>
      <w:r w:rsidR="00E546F2">
        <w:rPr>
          <w:b/>
        </w:rPr>
        <w:t>getAccountBalance</w:t>
      </w:r>
      <w:r w:rsidR="00E810E8">
        <w:rPr>
          <w:b/>
        </w:rPr>
        <w:t>XX</w:t>
      </w:r>
      <w:proofErr w:type="spellEnd"/>
      <w:r w:rsidR="00E810E8">
        <w:rPr>
          <w:b/>
        </w:rPr>
        <w:t xml:space="preserve"> (Where XX is your user number)</w:t>
      </w:r>
      <w:r w:rsidRPr="00AC11CA">
        <w:t xml:space="preserve"> into the </w:t>
      </w:r>
      <w:r w:rsidRPr="00AC11CA">
        <w:rPr>
          <w:b/>
        </w:rPr>
        <w:t>API Endpoint URL</w:t>
      </w:r>
      <w:r w:rsidRPr="00AC11CA">
        <w:t xml:space="preserve"> field</w:t>
      </w:r>
    </w:p>
    <w:p w14:paraId="410AF2C9" w14:textId="3818EF98" w:rsidR="00AC11CA" w:rsidRDefault="00AC11CA" w:rsidP="005311EB">
      <w:pPr>
        <w:numPr>
          <w:ilvl w:val="1"/>
          <w:numId w:val="8"/>
        </w:numPr>
      </w:pPr>
      <w:r w:rsidRPr="00AC11CA">
        <w:t xml:space="preserve">Click </w:t>
      </w:r>
      <w:r w:rsidRPr="00AC11CA">
        <w:rPr>
          <w:b/>
        </w:rPr>
        <w:t>Apply</w:t>
      </w:r>
      <w:r w:rsidRPr="00AC11CA">
        <w:t>.</w:t>
      </w:r>
    </w:p>
    <w:p w14:paraId="441035E1" w14:textId="7CCF5C93" w:rsidR="00E546F2" w:rsidRDefault="00E546F2" w:rsidP="00E546F2">
      <w:pPr>
        <w:ind w:left="1080"/>
      </w:pPr>
      <w:r>
        <w:rPr>
          <w:noProof/>
          <w:lang w:val="en-AU" w:eastAsia="en-AU"/>
        </w:rPr>
        <w:drawing>
          <wp:inline distT="0" distB="0" distL="0" distR="0" wp14:anchorId="3A1F6046" wp14:editId="48F9F81D">
            <wp:extent cx="3801979" cy="34885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02043" cy="3488614"/>
                    </a:xfrm>
                    <a:prstGeom prst="rect">
                      <a:avLst/>
                    </a:prstGeom>
                  </pic:spPr>
                </pic:pic>
              </a:graphicData>
            </a:graphic>
          </wp:inline>
        </w:drawing>
      </w:r>
    </w:p>
    <w:p w14:paraId="09E56287" w14:textId="77777777" w:rsidR="00271B91" w:rsidRDefault="00271B91" w:rsidP="00A97885"/>
    <w:p w14:paraId="4001939C" w14:textId="77777777" w:rsidR="00271B91" w:rsidRDefault="00271B91" w:rsidP="00A97885"/>
    <w:p w14:paraId="178894DA" w14:textId="77777777" w:rsidR="00271B91" w:rsidRDefault="00271B91" w:rsidP="00A97885"/>
    <w:p w14:paraId="6DC3261E" w14:textId="77777777" w:rsidR="00271B91" w:rsidRDefault="00271B91" w:rsidP="00A97885"/>
    <w:p w14:paraId="508CCC6A" w14:textId="2169EF4E" w:rsidR="009E67A5" w:rsidRDefault="009E67A5" w:rsidP="00A97885">
      <w:r>
        <w:t>You will now receive the notification that changes have been made to this API</w:t>
      </w:r>
      <w:r w:rsidR="00E546F2">
        <w:t>, click Save Changes</w:t>
      </w:r>
    </w:p>
    <w:p w14:paraId="352BE225" w14:textId="5DABA2C2" w:rsidR="009E67A5" w:rsidRDefault="00E546F2" w:rsidP="00A97885">
      <w:r>
        <w:rPr>
          <w:noProof/>
          <w:lang w:val="en-AU" w:eastAsia="en-AU"/>
        </w:rPr>
        <w:lastRenderedPageBreak/>
        <w:drawing>
          <wp:inline distT="0" distB="0" distL="0" distR="0" wp14:anchorId="78A1D029" wp14:editId="72BBAF66">
            <wp:extent cx="5943600" cy="2633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33345"/>
                    </a:xfrm>
                    <a:prstGeom prst="rect">
                      <a:avLst/>
                    </a:prstGeom>
                  </pic:spPr>
                </pic:pic>
              </a:graphicData>
            </a:graphic>
          </wp:inline>
        </w:drawing>
      </w:r>
      <w:r>
        <w:rPr>
          <w:noProof/>
          <w:lang w:val="en-AU" w:eastAsia="en-AU"/>
        </w:rPr>
        <w:t xml:space="preserve"> </w:t>
      </w:r>
    </w:p>
    <w:p w14:paraId="425FCEDB" w14:textId="4ADD0951" w:rsidR="00AC11CA" w:rsidRDefault="00AC11CA" w:rsidP="00AC11CA">
      <w:pPr>
        <w:pStyle w:val="Heading3"/>
      </w:pPr>
      <w:bookmarkStart w:id="76" w:name="_Toc498438274"/>
      <w:r>
        <w:t>Configure the Service Request</w:t>
      </w:r>
      <w:bookmarkEnd w:id="76"/>
    </w:p>
    <w:p w14:paraId="72AF1CDD" w14:textId="11A0BB75" w:rsidR="007A266A" w:rsidRPr="007A266A" w:rsidRDefault="007A266A" w:rsidP="007A266A">
      <w:r w:rsidRPr="007A266A">
        <w:t>The service request is the URL at which your backend service receives requests. When a request meets all policy conditions, the gateway routes the request to this URL and calls your service.</w:t>
      </w:r>
    </w:p>
    <w:p w14:paraId="0B8BB9EF" w14:textId="4531025F" w:rsidR="007A266A" w:rsidRPr="007A266A" w:rsidRDefault="007A266A" w:rsidP="007A266A">
      <w:r w:rsidRPr="007A266A">
        <w:t>The service request URL can point to any of your service’s resources, not just its base URL. This way you can restrict users to access only a subset of your API’s resources.</w:t>
      </w:r>
    </w:p>
    <w:p w14:paraId="0A68AC0B" w14:textId="4CCCD919" w:rsidR="007A266A" w:rsidRPr="007A266A" w:rsidRDefault="007A266A" w:rsidP="007A266A">
      <w:r w:rsidRPr="007A266A">
        <w:t>To configure the service request:</w:t>
      </w:r>
    </w:p>
    <w:p w14:paraId="6C9CC788" w14:textId="74F0CDE3" w:rsidR="007A266A" w:rsidRDefault="007A266A" w:rsidP="005311EB">
      <w:pPr>
        <w:numPr>
          <w:ilvl w:val="0"/>
          <w:numId w:val="9"/>
        </w:numPr>
      </w:pPr>
      <w:r w:rsidRPr="007A266A">
        <w:t xml:space="preserve">Hover over the Service Request policy, and then click </w:t>
      </w:r>
      <w:r w:rsidRPr="007A266A">
        <w:rPr>
          <w:b/>
        </w:rPr>
        <w:t>Edit</w:t>
      </w:r>
      <w:r w:rsidRPr="007A266A">
        <w:t>.</w:t>
      </w:r>
    </w:p>
    <w:p w14:paraId="1EEE2AD5" w14:textId="28B981AD" w:rsidR="000D3154" w:rsidRDefault="00912E01" w:rsidP="000D3154">
      <w:r>
        <w:rPr>
          <w:noProof/>
          <w:lang w:val="en-AU" w:eastAsia="en-AU"/>
        </w:rPr>
        <w:drawing>
          <wp:inline distT="0" distB="0" distL="0" distR="0" wp14:anchorId="6FB09440" wp14:editId="64344340">
            <wp:extent cx="5943600" cy="2510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10790"/>
                    </a:xfrm>
                    <a:prstGeom prst="rect">
                      <a:avLst/>
                    </a:prstGeom>
                  </pic:spPr>
                </pic:pic>
              </a:graphicData>
            </a:graphic>
          </wp:inline>
        </w:drawing>
      </w:r>
    </w:p>
    <w:p w14:paraId="747AF8F8" w14:textId="4404CC96" w:rsidR="00271B91" w:rsidRDefault="00271B91" w:rsidP="000D3154"/>
    <w:p w14:paraId="6B876419" w14:textId="458EDB8E" w:rsidR="00271B91" w:rsidRPr="007A266A" w:rsidRDefault="00271B91" w:rsidP="000D3154"/>
    <w:p w14:paraId="559FACAF" w14:textId="20E1E1D1" w:rsidR="007A266A" w:rsidRPr="007A266A" w:rsidRDefault="007A266A" w:rsidP="005311EB">
      <w:pPr>
        <w:numPr>
          <w:ilvl w:val="0"/>
          <w:numId w:val="9"/>
        </w:numPr>
      </w:pPr>
      <w:r w:rsidRPr="007A266A">
        <w:t>On the Apply Policy Dialog, complete these fields:</w:t>
      </w:r>
    </w:p>
    <w:p w14:paraId="608BFE4C" w14:textId="73B07300" w:rsidR="005640EC" w:rsidRPr="00912E01" w:rsidRDefault="005640EC" w:rsidP="005311EB">
      <w:pPr>
        <w:numPr>
          <w:ilvl w:val="1"/>
          <w:numId w:val="10"/>
        </w:numPr>
      </w:pPr>
      <w:r>
        <w:t xml:space="preserve">Enter </w:t>
      </w:r>
      <w:r w:rsidR="00912E01">
        <w:rPr>
          <w:b/>
        </w:rPr>
        <w:t>Bank Account</w:t>
      </w:r>
      <w:r w:rsidR="0073348A" w:rsidRPr="0073348A">
        <w:rPr>
          <w:b/>
        </w:rPr>
        <w:t xml:space="preserve"> Service Request</w:t>
      </w:r>
      <w:r w:rsidR="0073348A">
        <w:t xml:space="preserve"> into the </w:t>
      </w:r>
      <w:r w:rsidR="0073348A" w:rsidRPr="0073348A">
        <w:rPr>
          <w:b/>
        </w:rPr>
        <w:t>Policy Name</w:t>
      </w:r>
      <w:r w:rsidR="0073348A">
        <w:t xml:space="preserve"> field</w:t>
      </w:r>
      <w:r w:rsidR="0064382E">
        <w:t xml:space="preserve">, optionally </w:t>
      </w:r>
      <w:r w:rsidR="0064382E" w:rsidRPr="0064382E">
        <w:rPr>
          <w:b/>
        </w:rPr>
        <w:t>Comments</w:t>
      </w:r>
      <w:r w:rsidR="0073348A">
        <w:t xml:space="preserve"> and Click </w:t>
      </w:r>
      <w:r w:rsidR="0073348A" w:rsidRPr="0073348A">
        <w:rPr>
          <w:b/>
        </w:rPr>
        <w:t>Next</w:t>
      </w:r>
    </w:p>
    <w:p w14:paraId="07296446" w14:textId="04B4473E" w:rsidR="00912E01" w:rsidRDefault="00912E01" w:rsidP="00912E01">
      <w:pPr>
        <w:ind w:left="1440"/>
      </w:pPr>
      <w:r>
        <w:rPr>
          <w:noProof/>
          <w:lang w:val="en-AU" w:eastAsia="en-AU"/>
        </w:rPr>
        <w:lastRenderedPageBreak/>
        <w:drawing>
          <wp:inline distT="0" distB="0" distL="0" distR="0" wp14:anchorId="131DC003" wp14:editId="3C22534A">
            <wp:extent cx="3026610" cy="26135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7380" cy="2614223"/>
                    </a:xfrm>
                    <a:prstGeom prst="rect">
                      <a:avLst/>
                    </a:prstGeom>
                  </pic:spPr>
                </pic:pic>
              </a:graphicData>
            </a:graphic>
          </wp:inline>
        </w:drawing>
      </w:r>
    </w:p>
    <w:p w14:paraId="69B08E36" w14:textId="1619FE43" w:rsidR="007A266A" w:rsidRPr="00912E01" w:rsidRDefault="007A266A" w:rsidP="00425D84">
      <w:pPr>
        <w:numPr>
          <w:ilvl w:val="1"/>
          <w:numId w:val="10"/>
        </w:numPr>
      </w:pPr>
      <w:r w:rsidRPr="007A266A">
        <w:t xml:space="preserve">Enter </w:t>
      </w:r>
      <w:hyperlink r:id="rId29" w:history="1">
        <w:r w:rsidR="00425D84" w:rsidRPr="00131EEE">
          <w:rPr>
            <w:rStyle w:val="Hyperlink"/>
          </w:rPr>
          <w:t>https://private-0dadc-bankaccountbalance.apiary-mock.com/accountBalance</w:t>
        </w:r>
      </w:hyperlink>
      <w:r w:rsidR="00425D84">
        <w:t xml:space="preserve"> </w:t>
      </w:r>
      <w:r w:rsidRPr="007A266A">
        <w:t xml:space="preserve">in the </w:t>
      </w:r>
      <w:r w:rsidRPr="00425D84">
        <w:rPr>
          <w:b/>
        </w:rPr>
        <w:t>Backend Service URL</w:t>
      </w:r>
      <w:r w:rsidRPr="007A266A">
        <w:t xml:space="preserve"> field.</w:t>
      </w:r>
      <w:r w:rsidR="004E60C1" w:rsidRPr="00425D84">
        <w:rPr>
          <w:noProof/>
          <w:lang w:val="en-GB" w:eastAsia="en-GB"/>
        </w:rPr>
        <w:t xml:space="preserve"> </w:t>
      </w:r>
    </w:p>
    <w:p w14:paraId="13E44538" w14:textId="4EC28A3F" w:rsidR="00912E01" w:rsidRPr="007A266A" w:rsidRDefault="00912E01" w:rsidP="00912E01">
      <w:pPr>
        <w:ind w:left="1440"/>
      </w:pPr>
      <w:r>
        <w:rPr>
          <w:noProof/>
          <w:lang w:val="en-AU" w:eastAsia="en-AU"/>
        </w:rPr>
        <w:drawing>
          <wp:inline distT="0" distB="0" distL="0" distR="0" wp14:anchorId="183E7605" wp14:editId="23323A4F">
            <wp:extent cx="3069389" cy="2228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71021" cy="2230057"/>
                    </a:xfrm>
                    <a:prstGeom prst="rect">
                      <a:avLst/>
                    </a:prstGeom>
                  </pic:spPr>
                </pic:pic>
              </a:graphicData>
            </a:graphic>
          </wp:inline>
        </w:drawing>
      </w:r>
    </w:p>
    <w:p w14:paraId="354CA940" w14:textId="4F592802" w:rsidR="007A266A" w:rsidRPr="007A266A" w:rsidRDefault="007A266A" w:rsidP="005311EB">
      <w:pPr>
        <w:numPr>
          <w:ilvl w:val="1"/>
          <w:numId w:val="10"/>
        </w:numPr>
      </w:pPr>
      <w:r w:rsidRPr="007A266A">
        <w:t>Click</w:t>
      </w:r>
      <w:r w:rsidRPr="007A266A">
        <w:rPr>
          <w:b/>
        </w:rPr>
        <w:t xml:space="preserve"> Apply</w:t>
      </w:r>
      <w:r w:rsidRPr="007A266A">
        <w:t>.</w:t>
      </w:r>
    </w:p>
    <w:p w14:paraId="5905CAD9" w14:textId="1B4260F1" w:rsidR="007A266A" w:rsidRDefault="007A266A" w:rsidP="005311EB">
      <w:pPr>
        <w:numPr>
          <w:ilvl w:val="0"/>
          <w:numId w:val="9"/>
        </w:numPr>
      </w:pPr>
      <w:r w:rsidRPr="007A266A">
        <w:t xml:space="preserve">Click </w:t>
      </w:r>
      <w:r w:rsidRPr="007A266A">
        <w:rPr>
          <w:b/>
        </w:rPr>
        <w:t>Save</w:t>
      </w:r>
      <w:r w:rsidRPr="007A266A">
        <w:t xml:space="preserve"> </w:t>
      </w:r>
      <w:r w:rsidRPr="007A266A">
        <w:rPr>
          <w:b/>
        </w:rPr>
        <w:t>Changes</w:t>
      </w:r>
      <w:r w:rsidRPr="007A266A">
        <w:t>.</w:t>
      </w:r>
    </w:p>
    <w:p w14:paraId="38693B5E" w14:textId="75DFDA03" w:rsidR="009211F0" w:rsidRDefault="009211F0" w:rsidP="009211F0">
      <w:r>
        <w:t>You will now receive the notification that changes have been made to this API.</w:t>
      </w:r>
    </w:p>
    <w:p w14:paraId="06F41131" w14:textId="7C5C6246" w:rsidR="009211F0" w:rsidRPr="007A266A" w:rsidRDefault="00912E01" w:rsidP="009211F0">
      <w:r>
        <w:rPr>
          <w:noProof/>
          <w:lang w:val="en-AU" w:eastAsia="en-AU"/>
        </w:rPr>
        <w:lastRenderedPageBreak/>
        <w:drawing>
          <wp:inline distT="0" distB="0" distL="0" distR="0" wp14:anchorId="7F330F9C" wp14:editId="64EAE15C">
            <wp:extent cx="5943600" cy="2873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73375"/>
                    </a:xfrm>
                    <a:prstGeom prst="rect">
                      <a:avLst/>
                    </a:prstGeom>
                  </pic:spPr>
                </pic:pic>
              </a:graphicData>
            </a:graphic>
          </wp:inline>
        </w:drawing>
      </w:r>
    </w:p>
    <w:p w14:paraId="708F7734" w14:textId="395D4CC3" w:rsidR="00AC11CA" w:rsidRDefault="00BF600E" w:rsidP="00BF600E">
      <w:pPr>
        <w:pStyle w:val="Heading3"/>
      </w:pPr>
      <w:bookmarkStart w:id="77" w:name="_Toc498438275"/>
      <w:r w:rsidRPr="00BF600E">
        <w:t>About the Response Flow (informational--no activity in this section)</w:t>
      </w:r>
      <w:bookmarkEnd w:id="77"/>
    </w:p>
    <w:p w14:paraId="554468A3" w14:textId="432A36C5" w:rsidR="00BF600E" w:rsidRPr="00BF600E" w:rsidRDefault="00BF600E" w:rsidP="00BF600E">
      <w:r w:rsidRPr="00BF600E">
        <w:t xml:space="preserve">Click the </w:t>
      </w:r>
      <w:r w:rsidRPr="00BF600E">
        <w:rPr>
          <w:b/>
        </w:rPr>
        <w:t xml:space="preserve">Response </w:t>
      </w:r>
      <w:r w:rsidRPr="00BF600E">
        <w:t>tab to view a top-down visual representation of the response flow. The Service and API Response entries cannot be edited.</w:t>
      </w:r>
    </w:p>
    <w:p w14:paraId="4281E914" w14:textId="15B978CA" w:rsidR="00C1324F" w:rsidRDefault="00912E01" w:rsidP="00BF600E">
      <w:r>
        <w:rPr>
          <w:noProof/>
          <w:lang w:val="en-AU" w:eastAsia="en-AU"/>
        </w:rPr>
        <w:drawing>
          <wp:inline distT="0" distB="0" distL="0" distR="0" wp14:anchorId="075BAD8F" wp14:editId="631E080F">
            <wp:extent cx="5943600" cy="2498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98090"/>
                    </a:xfrm>
                    <a:prstGeom prst="rect">
                      <a:avLst/>
                    </a:prstGeom>
                  </pic:spPr>
                </pic:pic>
              </a:graphicData>
            </a:graphic>
          </wp:inline>
        </w:drawing>
      </w:r>
    </w:p>
    <w:p w14:paraId="0DDD6406" w14:textId="73A8F255" w:rsidR="00BF600E" w:rsidRPr="00BF600E" w:rsidRDefault="00BF600E" w:rsidP="00BF600E">
      <w:r w:rsidRPr="00BF600E">
        <w:t>The service response happens first. The response from the backend service is always the first entry in the outbound flow. You can place additional policies in this flow. Policies are run in order, with the uppermost policy run first, followed by the next policy, and so on, until the response is sent back to the client.</w:t>
      </w:r>
    </w:p>
    <w:p w14:paraId="0153051D" w14:textId="77777777" w:rsidR="00BF600E" w:rsidRPr="00BF600E" w:rsidRDefault="00BF600E" w:rsidP="00BF600E">
      <w:r w:rsidRPr="00BF600E">
        <w:t>The API Response entry is a visual representation of the point in the outbound flow when the response is returned to the client.</w:t>
      </w:r>
    </w:p>
    <w:p w14:paraId="14468583" w14:textId="30D9BA34" w:rsidR="00BF600E" w:rsidRDefault="00245F10" w:rsidP="003B7E51">
      <w:pPr>
        <w:pStyle w:val="Heading2"/>
      </w:pPr>
      <w:bookmarkStart w:id="78" w:name="_Toc498438276"/>
      <w:r>
        <w:t>Deploy an API</w:t>
      </w:r>
      <w:bookmarkEnd w:id="78"/>
    </w:p>
    <w:p w14:paraId="1ED676E7" w14:textId="1E148AE2" w:rsidR="00987699" w:rsidRPr="00987699" w:rsidRDefault="00987699" w:rsidP="00987699">
      <w:r>
        <w:t xml:space="preserve">To expose the new API that it can be discovered and consumed by Application Developers and other consumers of the API, the API must be deployed to a Gateway. </w:t>
      </w:r>
      <w:r w:rsidRPr="00987699">
        <w:t xml:space="preserve">After successfully deploying the API, it receives requests at the endpoint you configured and routes successful requests to the backend service. </w:t>
      </w:r>
    </w:p>
    <w:p w14:paraId="2BC92400" w14:textId="5E76D5EF" w:rsidR="003B7E51" w:rsidRDefault="003B7E51" w:rsidP="003B7E51">
      <w:pPr>
        <w:pStyle w:val="Heading3"/>
      </w:pPr>
      <w:bookmarkStart w:id="79" w:name="_Toc498438277"/>
      <w:r>
        <w:lastRenderedPageBreak/>
        <w:t>Deploy an API to the Gateway</w:t>
      </w:r>
      <w:bookmarkEnd w:id="79"/>
    </w:p>
    <w:p w14:paraId="0F4DFD7F" w14:textId="77777777" w:rsidR="00987699" w:rsidRPr="00987699" w:rsidRDefault="00987699" w:rsidP="00987699">
      <w:r w:rsidRPr="00987699">
        <w:t>To deploy the API:</w:t>
      </w:r>
    </w:p>
    <w:p w14:paraId="58BD5885" w14:textId="77777777" w:rsidR="00B94CAB" w:rsidRDefault="00987699" w:rsidP="005311EB">
      <w:pPr>
        <w:pStyle w:val="ListParagraph"/>
        <w:numPr>
          <w:ilvl w:val="0"/>
          <w:numId w:val="11"/>
        </w:numPr>
      </w:pPr>
      <w:r w:rsidRPr="00987699">
        <w:t xml:space="preserve">Click the </w:t>
      </w:r>
      <w:r w:rsidRPr="00987699">
        <w:rPr>
          <w:b/>
        </w:rPr>
        <w:t>Deployments</w:t>
      </w:r>
      <w:r w:rsidRPr="00987699">
        <w:t xml:space="preserve"> tab.</w:t>
      </w:r>
    </w:p>
    <w:p w14:paraId="3E029F85" w14:textId="65680703" w:rsidR="00987699" w:rsidRDefault="00F276C4" w:rsidP="00B94CAB">
      <w:r>
        <w:rPr>
          <w:noProof/>
          <w:lang w:val="en-AU" w:eastAsia="en-AU"/>
        </w:rPr>
        <w:drawing>
          <wp:inline distT="0" distB="0" distL="0" distR="0" wp14:anchorId="62E1E7A9" wp14:editId="0F813BFA">
            <wp:extent cx="5943600" cy="265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50490"/>
                    </a:xfrm>
                    <a:prstGeom prst="rect">
                      <a:avLst/>
                    </a:prstGeom>
                  </pic:spPr>
                </pic:pic>
              </a:graphicData>
            </a:graphic>
          </wp:inline>
        </w:drawing>
      </w:r>
    </w:p>
    <w:p w14:paraId="05F331EF" w14:textId="6BE6A9C7" w:rsidR="001130E8" w:rsidRPr="00987699" w:rsidRDefault="001130E8" w:rsidP="00B94CAB"/>
    <w:p w14:paraId="05AE7581" w14:textId="753E8A86" w:rsidR="00987699" w:rsidRPr="00987699" w:rsidRDefault="00987699" w:rsidP="005311EB">
      <w:pPr>
        <w:pStyle w:val="ListParagraph"/>
        <w:numPr>
          <w:ilvl w:val="0"/>
          <w:numId w:val="11"/>
        </w:numPr>
      </w:pPr>
      <w:r w:rsidRPr="00987699">
        <w:t xml:space="preserve">Click </w:t>
      </w:r>
      <w:r w:rsidRPr="00987699">
        <w:rPr>
          <w:b/>
        </w:rPr>
        <w:t>Deploy API</w:t>
      </w:r>
      <w:r w:rsidRPr="00987699">
        <w:t>.</w:t>
      </w:r>
    </w:p>
    <w:p w14:paraId="10DE9495" w14:textId="690972F6" w:rsidR="00987699" w:rsidRPr="00987699" w:rsidRDefault="00987699" w:rsidP="005311EB">
      <w:pPr>
        <w:pStyle w:val="ListParagraph"/>
        <w:numPr>
          <w:ilvl w:val="0"/>
          <w:numId w:val="11"/>
        </w:numPr>
      </w:pPr>
      <w:r w:rsidRPr="00987699">
        <w:t xml:space="preserve">Select the </w:t>
      </w:r>
      <w:r w:rsidRPr="00987699">
        <w:rPr>
          <w:b/>
        </w:rPr>
        <w:t>Production Gateway</w:t>
      </w:r>
      <w:r w:rsidRPr="00987699">
        <w:t>.</w:t>
      </w:r>
      <w:r w:rsidR="0056456A" w:rsidRPr="0056456A">
        <w:rPr>
          <w:noProof/>
          <w:lang w:val="en-GB" w:eastAsia="en-GB"/>
        </w:rPr>
        <w:t xml:space="preserve"> </w:t>
      </w:r>
    </w:p>
    <w:p w14:paraId="45F6CCE1" w14:textId="77777777" w:rsidR="00987699" w:rsidRPr="00987699" w:rsidRDefault="00987699" w:rsidP="005311EB">
      <w:pPr>
        <w:pStyle w:val="ListParagraph"/>
        <w:numPr>
          <w:ilvl w:val="0"/>
          <w:numId w:val="11"/>
        </w:numPr>
      </w:pPr>
      <w:r w:rsidRPr="00987699">
        <w:t xml:space="preserve">Select </w:t>
      </w:r>
      <w:r w:rsidRPr="00987699">
        <w:rPr>
          <w:b/>
        </w:rPr>
        <w:t>Active</w:t>
      </w:r>
      <w:r w:rsidRPr="00987699">
        <w:t xml:space="preserve"> as the Initial Deployment State.</w:t>
      </w:r>
    </w:p>
    <w:p w14:paraId="281EA8C9" w14:textId="77777777" w:rsidR="00987699" w:rsidRPr="00987699" w:rsidRDefault="00987699" w:rsidP="005311EB">
      <w:pPr>
        <w:pStyle w:val="ListParagraph"/>
        <w:numPr>
          <w:ilvl w:val="0"/>
          <w:numId w:val="11"/>
        </w:numPr>
      </w:pPr>
      <w:r w:rsidRPr="00987699">
        <w:rPr>
          <w:b/>
        </w:rPr>
        <w:t>(Optional)</w:t>
      </w:r>
      <w:r w:rsidRPr="00987699">
        <w:t xml:space="preserve"> Complete the description field in as you like.</w:t>
      </w:r>
    </w:p>
    <w:p w14:paraId="3B3DE0B7" w14:textId="77777777" w:rsidR="00987699" w:rsidRDefault="00987699" w:rsidP="005311EB">
      <w:pPr>
        <w:pStyle w:val="ListParagraph"/>
        <w:numPr>
          <w:ilvl w:val="0"/>
          <w:numId w:val="11"/>
        </w:numPr>
      </w:pPr>
      <w:r w:rsidRPr="00987699">
        <w:t xml:space="preserve">Click </w:t>
      </w:r>
      <w:r w:rsidRPr="00987699">
        <w:rPr>
          <w:b/>
        </w:rPr>
        <w:t>Deploy</w:t>
      </w:r>
      <w:r w:rsidRPr="00987699">
        <w:t>.</w:t>
      </w:r>
    </w:p>
    <w:p w14:paraId="391412F9" w14:textId="0D74115E" w:rsidR="00931B8A" w:rsidRPr="00987699" w:rsidRDefault="00931B8A" w:rsidP="00931B8A">
      <w:r>
        <w:rPr>
          <w:noProof/>
          <w:lang w:val="en-AU" w:eastAsia="en-AU"/>
        </w:rPr>
        <w:drawing>
          <wp:inline distT="0" distB="0" distL="0" distR="0" wp14:anchorId="38CB0A8E" wp14:editId="2E61CF7A">
            <wp:extent cx="2486526" cy="3079902"/>
            <wp:effectExtent l="0" t="0" r="952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86526" cy="3079902"/>
                    </a:xfrm>
                    <a:prstGeom prst="rect">
                      <a:avLst/>
                    </a:prstGeom>
                  </pic:spPr>
                </pic:pic>
              </a:graphicData>
            </a:graphic>
          </wp:inline>
        </w:drawing>
      </w:r>
    </w:p>
    <w:p w14:paraId="6D7CE19C" w14:textId="77777777" w:rsidR="001130E8" w:rsidRPr="001130E8" w:rsidRDefault="001130E8" w:rsidP="001130E8">
      <w:r w:rsidRPr="001130E8">
        <w:rPr>
          <w:b/>
        </w:rPr>
        <w:t>Note</w:t>
      </w:r>
      <w:r w:rsidRPr="001130E8">
        <w:t>: You may have to refresh the page after a few seconds for your API to appear on the Deployed tab.</w:t>
      </w:r>
    </w:p>
    <w:p w14:paraId="6AE80A3E" w14:textId="77777777" w:rsidR="001130E8" w:rsidRPr="001130E8" w:rsidRDefault="001130E8" w:rsidP="001130E8"/>
    <w:p w14:paraId="707CBBB8" w14:textId="62DDCE01" w:rsidR="00245F10" w:rsidRDefault="001130E8" w:rsidP="001130E8">
      <w:r w:rsidRPr="001130E8">
        <w:t xml:space="preserve">In this task, you’ve set the initial deployment state as </w:t>
      </w:r>
      <w:r w:rsidRPr="001130E8">
        <w:rPr>
          <w:b/>
        </w:rPr>
        <w:t>Active</w:t>
      </w:r>
      <w:r w:rsidRPr="001130E8">
        <w:t xml:space="preserve">. This means the API is active and can begin receiving requests as soon as it is deployed. You can also choose </w:t>
      </w:r>
      <w:r w:rsidRPr="001130E8">
        <w:rPr>
          <w:b/>
        </w:rPr>
        <w:t>Inactive</w:t>
      </w:r>
      <w:r w:rsidRPr="001130E8">
        <w:t xml:space="preserve"> as a default deployment state. If deployed in an inactive state, the API will not service requests until it is changed to an active state. This is useful if you want to verify that the deployment is successful before enabling an API or if you want to enable it later.</w:t>
      </w:r>
    </w:p>
    <w:p w14:paraId="1871A372" w14:textId="50CFE6C5" w:rsidR="006A7F35" w:rsidRDefault="00E61A9B" w:rsidP="00E61A9B">
      <w:pPr>
        <w:pStyle w:val="Heading3"/>
      </w:pPr>
      <w:bookmarkStart w:id="80" w:name="_Toc498438278"/>
      <w:r>
        <w:t>Invoke the API &amp; Validate your API Deployment</w:t>
      </w:r>
      <w:bookmarkEnd w:id="80"/>
    </w:p>
    <w:p w14:paraId="0E81C6F2" w14:textId="6C785318" w:rsidR="000024E8" w:rsidRPr="000024E8" w:rsidRDefault="000024E8" w:rsidP="000024E8">
      <w:r w:rsidRPr="000024E8">
        <w:t xml:space="preserve">Now that the API is deployed, you can invoke it. </w:t>
      </w:r>
    </w:p>
    <w:p w14:paraId="2CB9297A" w14:textId="4BF00175" w:rsidR="000024E8" w:rsidRDefault="008653CA" w:rsidP="000024E8">
      <w:r>
        <w:t xml:space="preserve">You can use any </w:t>
      </w:r>
      <w:proofErr w:type="spellStart"/>
      <w:proofErr w:type="gramStart"/>
      <w:r>
        <w:t>api</w:t>
      </w:r>
      <w:proofErr w:type="spellEnd"/>
      <w:proofErr w:type="gramEnd"/>
      <w:r>
        <w:t xml:space="preserve"> testing tool to test the API. We have used Postman which can easily downloadable from Google Chrome Apps. </w:t>
      </w:r>
    </w:p>
    <w:p w14:paraId="16DD897B" w14:textId="09FC80B1" w:rsidR="008653CA" w:rsidRDefault="008653CA" w:rsidP="000024E8">
      <w:r>
        <w:t xml:space="preserve">Once the service is deployed, copy the </w:t>
      </w:r>
      <w:proofErr w:type="spellStart"/>
      <w:proofErr w:type="gramStart"/>
      <w:r>
        <w:t>url</w:t>
      </w:r>
      <w:proofErr w:type="spellEnd"/>
      <w:proofErr w:type="gramEnd"/>
      <w:r>
        <w:t xml:space="preserve"> from Deployment tab</w:t>
      </w:r>
    </w:p>
    <w:p w14:paraId="5174D42C" w14:textId="4C62E690" w:rsidR="008653CA" w:rsidRPr="000024E8" w:rsidRDefault="008653CA" w:rsidP="000024E8">
      <w:r>
        <w:rPr>
          <w:noProof/>
          <w:lang w:val="en-AU" w:eastAsia="en-AU"/>
        </w:rPr>
        <w:drawing>
          <wp:inline distT="0" distB="0" distL="0" distR="0" wp14:anchorId="09340ED0" wp14:editId="2D28F5A4">
            <wp:extent cx="5943600" cy="1886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86585"/>
                    </a:xfrm>
                    <a:prstGeom prst="rect">
                      <a:avLst/>
                    </a:prstGeom>
                  </pic:spPr>
                </pic:pic>
              </a:graphicData>
            </a:graphic>
          </wp:inline>
        </w:drawing>
      </w:r>
    </w:p>
    <w:p w14:paraId="5678FB3F" w14:textId="77777777" w:rsidR="000024E8" w:rsidRDefault="000024E8" w:rsidP="000024E8">
      <w:r w:rsidRPr="000024E8">
        <w:t>To send a request to your deployed API:</w:t>
      </w:r>
    </w:p>
    <w:p w14:paraId="14330E6B" w14:textId="05BCD918" w:rsidR="005311EB" w:rsidRDefault="005311EB" w:rsidP="005311EB">
      <w:pPr>
        <w:pStyle w:val="ListParagraph"/>
        <w:numPr>
          <w:ilvl w:val="0"/>
          <w:numId w:val="12"/>
        </w:numPr>
      </w:pPr>
      <w:r>
        <w:t xml:space="preserve">Run the </w:t>
      </w:r>
      <w:r w:rsidRPr="005311EB">
        <w:rPr>
          <w:b/>
        </w:rPr>
        <w:t>Postman Application</w:t>
      </w:r>
    </w:p>
    <w:p w14:paraId="47F662D8" w14:textId="17D1B185" w:rsidR="008653CA" w:rsidRPr="008653CA" w:rsidRDefault="005311EB" w:rsidP="008653CA">
      <w:pPr>
        <w:pStyle w:val="ListParagraph"/>
        <w:numPr>
          <w:ilvl w:val="0"/>
          <w:numId w:val="12"/>
        </w:numPr>
      </w:pPr>
      <w:r w:rsidRPr="005311EB">
        <w:t xml:space="preserve">Ensure the method is set as </w:t>
      </w:r>
      <w:r w:rsidRPr="005311EB">
        <w:rPr>
          <w:b/>
        </w:rPr>
        <w:t>GET</w:t>
      </w:r>
      <w:r w:rsidRPr="005311EB">
        <w:t>.</w:t>
      </w:r>
      <w:r w:rsidR="008653CA" w:rsidRPr="008653CA">
        <w:rPr>
          <w:noProof/>
          <w:lang w:val="en-AU" w:eastAsia="en-AU"/>
        </w:rPr>
        <w:t xml:space="preserve"> </w:t>
      </w:r>
    </w:p>
    <w:p w14:paraId="6293FBD4" w14:textId="77777777" w:rsidR="008653CA" w:rsidRDefault="005311EB" w:rsidP="005311EB">
      <w:pPr>
        <w:pStyle w:val="ListParagraph"/>
        <w:numPr>
          <w:ilvl w:val="0"/>
          <w:numId w:val="12"/>
        </w:numPr>
      </w:pPr>
      <w:r w:rsidRPr="005311EB">
        <w:t xml:space="preserve">Enter </w:t>
      </w:r>
      <w:r w:rsidR="008653CA">
        <w:t xml:space="preserve">your </w:t>
      </w:r>
      <w:proofErr w:type="spellStart"/>
      <w:r w:rsidR="008653CA">
        <w:t>url</w:t>
      </w:r>
      <w:proofErr w:type="spellEnd"/>
      <w:r w:rsidR="008653CA">
        <w:t xml:space="preserve"> in the </w:t>
      </w:r>
      <w:r w:rsidRPr="005311EB">
        <w:t>request URL</w:t>
      </w:r>
    </w:p>
    <w:p w14:paraId="2A6EF63E" w14:textId="0797E23D" w:rsidR="005311EB" w:rsidRPr="005311EB" w:rsidRDefault="008653CA" w:rsidP="008653CA">
      <w:pPr>
        <w:pStyle w:val="ListParagraph"/>
      </w:pPr>
      <w:r>
        <w:rPr>
          <w:noProof/>
          <w:lang w:val="en-AU" w:eastAsia="en-AU"/>
        </w:rPr>
        <w:drawing>
          <wp:inline distT="0" distB="0" distL="0" distR="0" wp14:anchorId="68CF00D8" wp14:editId="686051A2">
            <wp:extent cx="5943600" cy="1305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05560"/>
                    </a:xfrm>
                    <a:prstGeom prst="rect">
                      <a:avLst/>
                    </a:prstGeom>
                  </pic:spPr>
                </pic:pic>
              </a:graphicData>
            </a:graphic>
          </wp:inline>
        </w:drawing>
      </w:r>
      <w:r w:rsidR="005311EB" w:rsidRPr="005311EB">
        <w:rPr>
          <w:b/>
        </w:rPr>
        <w:t xml:space="preserve"> </w:t>
      </w:r>
    </w:p>
    <w:p w14:paraId="2FF31FC6" w14:textId="6FA05E07" w:rsidR="005311EB" w:rsidRDefault="005311EB" w:rsidP="005311EB">
      <w:pPr>
        <w:pStyle w:val="ListParagraph"/>
        <w:numPr>
          <w:ilvl w:val="0"/>
          <w:numId w:val="12"/>
        </w:numPr>
      </w:pPr>
      <w:r w:rsidRPr="005311EB">
        <w:t xml:space="preserve">Click </w:t>
      </w:r>
      <w:r w:rsidRPr="005311EB">
        <w:rPr>
          <w:b/>
        </w:rPr>
        <w:t>Send</w:t>
      </w:r>
      <w:r w:rsidRPr="005311EB">
        <w:t>.</w:t>
      </w:r>
    </w:p>
    <w:p w14:paraId="79DBE4F1" w14:textId="77777777" w:rsidR="008653CA" w:rsidRDefault="005311EB" w:rsidP="005311EB">
      <w:r w:rsidRPr="005311EB">
        <w:rPr>
          <w:lang w:val="en-GB"/>
        </w:rPr>
        <w:t xml:space="preserve"> </w:t>
      </w:r>
      <w:r w:rsidRPr="005311EB">
        <w:t>Because you have not applied any policies, the request is passed to the backend service. You receive a response like the following screenshot. Later you’ll add policies and send additional requests to validate each of the policies you’ll add.</w:t>
      </w:r>
    </w:p>
    <w:p w14:paraId="2B72F642" w14:textId="2B40E451" w:rsidR="00017A1B" w:rsidRDefault="008653CA" w:rsidP="005311EB">
      <w:r>
        <w:rPr>
          <w:noProof/>
          <w:lang w:val="en-AU" w:eastAsia="en-AU"/>
        </w:rPr>
        <w:lastRenderedPageBreak/>
        <w:drawing>
          <wp:inline distT="0" distB="0" distL="0" distR="0" wp14:anchorId="7383C101" wp14:editId="20902B71">
            <wp:extent cx="5943600" cy="1583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83055"/>
                    </a:xfrm>
                    <a:prstGeom prst="rect">
                      <a:avLst/>
                    </a:prstGeom>
                  </pic:spPr>
                </pic:pic>
              </a:graphicData>
            </a:graphic>
          </wp:inline>
        </w:drawing>
      </w:r>
      <w:r w:rsidR="005311EB" w:rsidRPr="005311EB">
        <w:br/>
      </w:r>
    </w:p>
    <w:p w14:paraId="470AB9D9" w14:textId="77777777" w:rsidR="00017A1B" w:rsidRDefault="00017A1B">
      <w:r>
        <w:br w:type="page"/>
      </w:r>
    </w:p>
    <w:p w14:paraId="01A904E5" w14:textId="4DC6A2EF" w:rsidR="005311EB" w:rsidRDefault="00017A1B" w:rsidP="00017A1B">
      <w:pPr>
        <w:pStyle w:val="Heading1"/>
      </w:pPr>
      <w:bookmarkStart w:id="81" w:name="_Toc498438279"/>
      <w:r>
        <w:lastRenderedPageBreak/>
        <w:t>Manage</w:t>
      </w:r>
      <w:r w:rsidR="0009081B">
        <w:t xml:space="preserve"> API Policies</w:t>
      </w:r>
      <w:bookmarkEnd w:id="81"/>
    </w:p>
    <w:p w14:paraId="6F724BD8" w14:textId="5EA3DC75" w:rsidR="0009081B" w:rsidRDefault="0009081B" w:rsidP="0009081B">
      <w:r w:rsidRPr="0009081B">
        <w:t>Policies in API Platform Cloud Service serve a number of purposes. You can apply any number of policies to an API definition to secure, throttle, limit traffic, route, or log requests sent to your API. Depending on the policies applied, requests can be rejected if they do not meet criteria you specify when configuring each policy. Policies are run in the order they appear on the Request and Response tabs. A policy can be placed only in certain locations in the execution flow. This lab explicitly indicates where you should place each policy.</w:t>
      </w:r>
    </w:p>
    <w:p w14:paraId="1D45A2EE" w14:textId="53F4042B" w:rsidR="00B02901" w:rsidRDefault="00B02901" w:rsidP="00B02901">
      <w:pPr>
        <w:pStyle w:val="Heading3"/>
      </w:pPr>
      <w:bookmarkStart w:id="82" w:name="_Toc498438280"/>
      <w:r>
        <w:t>APIPCS Policies</w:t>
      </w:r>
      <w:bookmarkEnd w:id="82"/>
    </w:p>
    <w:p w14:paraId="45EF55BE" w14:textId="77777777" w:rsidR="00BC5F5A" w:rsidRPr="00BC5F5A" w:rsidRDefault="00BC5F5A" w:rsidP="00BC5F5A">
      <w:pPr>
        <w:rPr>
          <w:lang w:val="en-GB"/>
        </w:rPr>
      </w:pPr>
      <w:r w:rsidRPr="00BC5F5A">
        <w:rPr>
          <w:lang w:val="en-GB"/>
        </w:rPr>
        <w:t>After you create an API, apply policies to configure the request and response flows.</w:t>
      </w:r>
    </w:p>
    <w:p w14:paraId="66E81713" w14:textId="77777777" w:rsidR="00BC5F5A" w:rsidRPr="00BC5F5A" w:rsidRDefault="00BC5F5A" w:rsidP="00BC5F5A">
      <w:pPr>
        <w:rPr>
          <w:lang w:val="en-GB"/>
        </w:rPr>
      </w:pPr>
      <w:r w:rsidRPr="00BC5F5A">
        <w:rPr>
          <w:lang w:val="en-GB"/>
        </w:rPr>
        <w:t>Policies in the request flow secure, throttle, route, manipulate, or log requests before they reach the backend service; polices in the response flow manipulate and log responses before they reach the requesting client.</w:t>
      </w:r>
    </w:p>
    <w:p w14:paraId="38358568" w14:textId="78A742CB" w:rsidR="00B02901" w:rsidRPr="00BC5F5A" w:rsidRDefault="001E039E" w:rsidP="00B02901">
      <w:pPr>
        <w:rPr>
          <w:lang w:val="en-GB"/>
        </w:rPr>
      </w:pPr>
      <w:ins w:id="83" w:author="Sydney Nurse" w:date="2017-08-16T10:48:00Z">
        <w:r w:rsidRPr="00523CAF">
          <w:rPr>
            <w:lang w:val="en-GB"/>
          </w:rPr>
          <w:t xml:space="preserve">The table below describes each of the available </w:t>
        </w:r>
      </w:ins>
      <w:r>
        <w:rPr>
          <w:lang w:val="en-GB"/>
        </w:rPr>
        <w:t>policies</w:t>
      </w:r>
      <w:ins w:id="84" w:author="Sydney Nurse" w:date="2017-08-16T10:48:00Z">
        <w:r>
          <w:rPr>
            <w:lang w:val="en-GB"/>
          </w:rPr>
          <w:t>.</w:t>
        </w:r>
      </w:ins>
    </w:p>
    <w:tbl>
      <w:tblPr>
        <w:tblStyle w:val="TableGrid"/>
        <w:tblW w:w="0" w:type="auto"/>
        <w:tblLook w:val="04A0" w:firstRow="1" w:lastRow="0" w:firstColumn="1" w:lastColumn="0" w:noHBand="0" w:noVBand="1"/>
      </w:tblPr>
      <w:tblGrid>
        <w:gridCol w:w="2405"/>
        <w:gridCol w:w="5086"/>
        <w:gridCol w:w="3299"/>
      </w:tblGrid>
      <w:tr w:rsidR="00B02901" w:rsidRPr="00B02901" w14:paraId="5B4BD506" w14:textId="77777777" w:rsidTr="00B02901">
        <w:trPr>
          <w:trHeight w:val="290"/>
        </w:trPr>
        <w:tc>
          <w:tcPr>
            <w:tcW w:w="2405" w:type="dxa"/>
            <w:shd w:val="clear" w:color="auto" w:fill="000000" w:themeFill="text1"/>
          </w:tcPr>
          <w:p w14:paraId="7A1C23BD" w14:textId="77777777" w:rsidR="00B02901" w:rsidRPr="00B02901" w:rsidRDefault="00B02901" w:rsidP="006A75CF">
            <w:pPr>
              <w:jc w:val="center"/>
              <w:rPr>
                <w:b/>
                <w:color w:val="FFFFFF" w:themeColor="background1"/>
              </w:rPr>
            </w:pPr>
            <w:r w:rsidRPr="00B02901">
              <w:rPr>
                <w:b/>
                <w:color w:val="FFFFFF" w:themeColor="background1"/>
              </w:rPr>
              <w:t>Policy Type</w:t>
            </w:r>
          </w:p>
        </w:tc>
        <w:tc>
          <w:tcPr>
            <w:tcW w:w="5086" w:type="dxa"/>
            <w:shd w:val="clear" w:color="auto" w:fill="000000" w:themeFill="text1"/>
          </w:tcPr>
          <w:p w14:paraId="2493FA5B" w14:textId="33148D72" w:rsidR="00B02901" w:rsidRPr="00B02901" w:rsidRDefault="00123710" w:rsidP="006A75CF">
            <w:pPr>
              <w:jc w:val="center"/>
              <w:rPr>
                <w:b/>
                <w:color w:val="FFFFFF" w:themeColor="background1"/>
              </w:rPr>
            </w:pPr>
            <w:r>
              <w:rPr>
                <w:b/>
                <w:color w:val="FFFFFF" w:themeColor="background1"/>
              </w:rPr>
              <w:t>Types</w:t>
            </w:r>
          </w:p>
        </w:tc>
        <w:tc>
          <w:tcPr>
            <w:tcW w:w="3299" w:type="dxa"/>
            <w:shd w:val="clear" w:color="auto" w:fill="000000" w:themeFill="text1"/>
          </w:tcPr>
          <w:p w14:paraId="5BF82FBA" w14:textId="77777777" w:rsidR="00B02901" w:rsidRPr="00B02901" w:rsidRDefault="00B02901" w:rsidP="006A75CF">
            <w:pPr>
              <w:jc w:val="center"/>
              <w:rPr>
                <w:b/>
                <w:color w:val="FFFFFF" w:themeColor="background1"/>
              </w:rPr>
            </w:pPr>
            <w:r w:rsidRPr="00B02901">
              <w:rPr>
                <w:b/>
                <w:color w:val="FFFFFF" w:themeColor="background1"/>
              </w:rPr>
              <w:t>Description</w:t>
            </w:r>
          </w:p>
        </w:tc>
      </w:tr>
      <w:tr w:rsidR="00123710" w14:paraId="357948CB" w14:textId="77777777" w:rsidTr="00123710">
        <w:trPr>
          <w:trHeight w:val="919"/>
        </w:trPr>
        <w:tc>
          <w:tcPr>
            <w:tcW w:w="2405" w:type="dxa"/>
          </w:tcPr>
          <w:p w14:paraId="1D2D024D" w14:textId="680B7C08" w:rsidR="00123710" w:rsidRDefault="00123710" w:rsidP="006A75CF">
            <w:r>
              <w:t>Security</w:t>
            </w:r>
          </w:p>
        </w:tc>
        <w:tc>
          <w:tcPr>
            <w:tcW w:w="5086" w:type="dxa"/>
          </w:tcPr>
          <w:p w14:paraId="5F6E172A" w14:textId="77777777" w:rsidR="00123710" w:rsidRPr="00123710" w:rsidRDefault="00123710" w:rsidP="00123710">
            <w:pPr>
              <w:rPr>
                <w:lang w:val="en-GB"/>
              </w:rPr>
            </w:pPr>
            <w:r w:rsidRPr="00123710">
              <w:rPr>
                <w:lang w:val="en-GB"/>
              </w:rPr>
              <w:t>Key Validation Policies</w:t>
            </w:r>
          </w:p>
          <w:p w14:paraId="257DF5CD" w14:textId="38DED3FB" w:rsidR="00123710" w:rsidRPr="00123710" w:rsidRDefault="00123710" w:rsidP="00123710">
            <w:pPr>
              <w:rPr>
                <w:lang w:val="en-GB"/>
              </w:rPr>
            </w:pPr>
            <w:r w:rsidRPr="00123710">
              <w:rPr>
                <w:lang w:val="en-GB"/>
              </w:rPr>
              <w:t>Basic Authentication Policies</w:t>
            </w:r>
          </w:p>
          <w:p w14:paraId="25A50C2F" w14:textId="07AA6F00" w:rsidR="00123710" w:rsidRPr="00123710" w:rsidRDefault="00123710" w:rsidP="00123710">
            <w:pPr>
              <w:rPr>
                <w:lang w:val="en-GB"/>
              </w:rPr>
            </w:pPr>
            <w:r w:rsidRPr="00123710">
              <w:rPr>
                <w:lang w:val="en-GB"/>
              </w:rPr>
              <w:t xml:space="preserve">Service Level </w:t>
            </w:r>
            <w:proofErr w:type="spellStart"/>
            <w:r w:rsidRPr="00123710">
              <w:rPr>
                <w:lang w:val="en-GB"/>
              </w:rPr>
              <w:t>Auth</w:t>
            </w:r>
            <w:proofErr w:type="spellEnd"/>
            <w:r w:rsidRPr="00123710">
              <w:rPr>
                <w:lang w:val="en-GB"/>
              </w:rPr>
              <w:t xml:space="preserve"> Policies</w:t>
            </w:r>
          </w:p>
          <w:p w14:paraId="3D3096AB" w14:textId="76503A88" w:rsidR="00123710" w:rsidRPr="00123710" w:rsidRDefault="00123710" w:rsidP="00123710">
            <w:pPr>
              <w:rPr>
                <w:lang w:val="en-GB"/>
              </w:rPr>
            </w:pPr>
            <w:r w:rsidRPr="00123710">
              <w:rPr>
                <w:lang w:val="en-GB"/>
              </w:rPr>
              <w:t>IP Filter Validation Policies</w:t>
            </w:r>
          </w:p>
          <w:p w14:paraId="03025EAA" w14:textId="55D46CBB" w:rsidR="00123710" w:rsidRPr="00123710" w:rsidRDefault="00123710" w:rsidP="00123710">
            <w:pPr>
              <w:rPr>
                <w:lang w:val="en-GB"/>
              </w:rPr>
            </w:pPr>
            <w:r w:rsidRPr="00123710">
              <w:rPr>
                <w:lang w:val="en-GB"/>
              </w:rPr>
              <w:t>OAuth 2.0 Policies</w:t>
            </w:r>
          </w:p>
          <w:p w14:paraId="62BDFA72" w14:textId="1024875A" w:rsidR="00123710" w:rsidRPr="00123710" w:rsidRDefault="00123710" w:rsidP="00123710">
            <w:pPr>
              <w:rPr>
                <w:lang w:val="en-GB"/>
              </w:rPr>
            </w:pPr>
            <w:r w:rsidRPr="00123710">
              <w:rPr>
                <w:lang w:val="en-GB"/>
              </w:rPr>
              <w:t>CORS Policies</w:t>
            </w:r>
          </w:p>
        </w:tc>
        <w:tc>
          <w:tcPr>
            <w:tcW w:w="3299" w:type="dxa"/>
          </w:tcPr>
          <w:p w14:paraId="2D3DC347" w14:textId="3D0F97BC" w:rsidR="00123710" w:rsidRDefault="00123710" w:rsidP="006A75CF">
            <w:r>
              <w:t>P</w:t>
            </w:r>
            <w:r w:rsidRPr="00123710">
              <w:t>olicies that determine who can send requests to your services.</w:t>
            </w:r>
          </w:p>
        </w:tc>
      </w:tr>
      <w:tr w:rsidR="00B02901" w14:paraId="3C552EDB" w14:textId="77777777" w:rsidTr="00123710">
        <w:trPr>
          <w:trHeight w:val="919"/>
        </w:trPr>
        <w:tc>
          <w:tcPr>
            <w:tcW w:w="2405" w:type="dxa"/>
          </w:tcPr>
          <w:p w14:paraId="07383AF3" w14:textId="77777777" w:rsidR="00B02901" w:rsidRDefault="00B02901" w:rsidP="006A75CF">
            <w:r>
              <w:t>Traffic Management</w:t>
            </w:r>
          </w:p>
        </w:tc>
        <w:tc>
          <w:tcPr>
            <w:tcW w:w="5086" w:type="dxa"/>
          </w:tcPr>
          <w:p w14:paraId="3E0AE209" w14:textId="65224DDB" w:rsidR="00123710" w:rsidRPr="00123710" w:rsidRDefault="00123710" w:rsidP="00123710">
            <w:pPr>
              <w:rPr>
                <w:lang w:val="en-GB"/>
              </w:rPr>
            </w:pPr>
            <w:r w:rsidRPr="00123710">
              <w:rPr>
                <w:lang w:val="en-GB"/>
              </w:rPr>
              <w:t>API Throttling–Delay Policies</w:t>
            </w:r>
          </w:p>
          <w:p w14:paraId="005307D0" w14:textId="06A4574E" w:rsidR="00B02901" w:rsidRDefault="00B02901" w:rsidP="006A75CF">
            <w:r>
              <w:t>Application Rate Limits</w:t>
            </w:r>
            <w:r w:rsidR="00123710">
              <w:t xml:space="preserve"> Policies</w:t>
            </w:r>
          </w:p>
          <w:p w14:paraId="133A21BF" w14:textId="4AABB723" w:rsidR="00123710" w:rsidRPr="00123710" w:rsidRDefault="00123710" w:rsidP="00123710">
            <w:pPr>
              <w:rPr>
                <w:lang w:val="en-GB"/>
              </w:rPr>
            </w:pPr>
            <w:r w:rsidRPr="00123710">
              <w:rPr>
                <w:lang w:val="en-GB"/>
              </w:rPr>
              <w:t xml:space="preserve">API </w:t>
            </w:r>
            <w:r>
              <w:rPr>
                <w:lang w:val="en-GB"/>
              </w:rPr>
              <w:t>Rate Limiting</w:t>
            </w:r>
            <w:r w:rsidRPr="00123710">
              <w:rPr>
                <w:lang w:val="en-GB"/>
              </w:rPr>
              <w:t xml:space="preserve"> Policies</w:t>
            </w:r>
          </w:p>
        </w:tc>
        <w:tc>
          <w:tcPr>
            <w:tcW w:w="3299" w:type="dxa"/>
          </w:tcPr>
          <w:p w14:paraId="382D48F8" w14:textId="6D3C8A91" w:rsidR="00B02901" w:rsidRPr="00123710" w:rsidRDefault="00123710" w:rsidP="006A75CF">
            <w:pPr>
              <w:rPr>
                <w:lang w:val="en-GB"/>
              </w:rPr>
            </w:pPr>
            <w:r>
              <w:t>P</w:t>
            </w:r>
            <w:proofErr w:type="spellStart"/>
            <w:r w:rsidRPr="00123710">
              <w:rPr>
                <w:lang w:val="en-GB"/>
              </w:rPr>
              <w:t>olicies</w:t>
            </w:r>
            <w:proofErr w:type="spellEnd"/>
            <w:r w:rsidRPr="00123710">
              <w:rPr>
                <w:lang w:val="en-GB"/>
              </w:rPr>
              <w:t xml:space="preserve"> that manage the volume of traffic sent to your services.</w:t>
            </w:r>
          </w:p>
        </w:tc>
      </w:tr>
      <w:tr w:rsidR="00B02901" w14:paraId="066B2537" w14:textId="77777777" w:rsidTr="00123710">
        <w:trPr>
          <w:trHeight w:val="1101"/>
        </w:trPr>
        <w:tc>
          <w:tcPr>
            <w:tcW w:w="2405" w:type="dxa"/>
          </w:tcPr>
          <w:p w14:paraId="2AF35C74" w14:textId="77777777" w:rsidR="00B02901" w:rsidRDefault="00B02901" w:rsidP="006A75CF">
            <w:r>
              <w:t>Interface Management</w:t>
            </w:r>
          </w:p>
        </w:tc>
        <w:tc>
          <w:tcPr>
            <w:tcW w:w="5086" w:type="dxa"/>
          </w:tcPr>
          <w:p w14:paraId="173B0BE8" w14:textId="300B6A10" w:rsidR="00123710" w:rsidRDefault="00123710" w:rsidP="006A75CF">
            <w:r w:rsidRPr="00123710">
              <w:t>Interface Filtering Policies</w:t>
            </w:r>
          </w:p>
          <w:p w14:paraId="3D6A6A1B" w14:textId="77777777" w:rsidR="00123710" w:rsidRDefault="00123710" w:rsidP="006A75CF">
            <w:r w:rsidRPr="00123710">
              <w:t>Redaction Policies</w:t>
            </w:r>
          </w:p>
          <w:p w14:paraId="06D86F01" w14:textId="36755764" w:rsidR="00B02901" w:rsidRDefault="00B02901" w:rsidP="006A75CF">
            <w:r>
              <w:t>Header Validation</w:t>
            </w:r>
            <w:r w:rsidR="00123710">
              <w:t xml:space="preserve"> Policies</w:t>
            </w:r>
          </w:p>
          <w:p w14:paraId="552EA043" w14:textId="62E93534" w:rsidR="00123710" w:rsidRDefault="00123710" w:rsidP="006A75CF">
            <w:r w:rsidRPr="00123710">
              <w:t>Method Mapping Policies</w:t>
            </w:r>
          </w:p>
        </w:tc>
        <w:tc>
          <w:tcPr>
            <w:tcW w:w="3299" w:type="dxa"/>
          </w:tcPr>
          <w:p w14:paraId="78C7072C" w14:textId="2FD58035" w:rsidR="00B02901" w:rsidRPr="00123710" w:rsidRDefault="00123710" w:rsidP="006A75CF">
            <w:pPr>
              <w:rPr>
                <w:lang w:val="en-GB"/>
              </w:rPr>
            </w:pPr>
            <w:r>
              <w:t>P</w:t>
            </w:r>
            <w:proofErr w:type="spellStart"/>
            <w:r w:rsidRPr="00123710">
              <w:rPr>
                <w:lang w:val="en-GB"/>
              </w:rPr>
              <w:t>olicies</w:t>
            </w:r>
            <w:proofErr w:type="spellEnd"/>
            <w:r w:rsidRPr="00123710">
              <w:rPr>
                <w:lang w:val="en-GB"/>
              </w:rPr>
              <w:t xml:space="preserve"> that manage the service interfaces </w:t>
            </w:r>
            <w:r>
              <w:rPr>
                <w:lang w:val="en-GB"/>
              </w:rPr>
              <w:t>clients are permitted to access</w:t>
            </w:r>
            <w:r w:rsidR="00B02901" w:rsidRPr="00BD24CE">
              <w:t>.</w:t>
            </w:r>
          </w:p>
        </w:tc>
      </w:tr>
      <w:tr w:rsidR="00B02901" w14:paraId="3083B041" w14:textId="77777777" w:rsidTr="006A75CF">
        <w:tc>
          <w:tcPr>
            <w:tcW w:w="2405" w:type="dxa"/>
          </w:tcPr>
          <w:p w14:paraId="577F56C4" w14:textId="77777777" w:rsidR="00B02901" w:rsidRDefault="00B02901" w:rsidP="006A75CF">
            <w:r>
              <w:t>Routing</w:t>
            </w:r>
          </w:p>
        </w:tc>
        <w:tc>
          <w:tcPr>
            <w:tcW w:w="5086" w:type="dxa"/>
          </w:tcPr>
          <w:p w14:paraId="481388CF" w14:textId="77777777" w:rsidR="00123710" w:rsidRDefault="00123710" w:rsidP="00123710">
            <w:r>
              <w:t>Header-Based Routing Policies</w:t>
            </w:r>
          </w:p>
          <w:p w14:paraId="7AC17AAD" w14:textId="0AF4FF84" w:rsidR="00123710" w:rsidRDefault="00123710" w:rsidP="00123710">
            <w:r>
              <w:t>Gateway-Based Routing Policies</w:t>
            </w:r>
          </w:p>
          <w:p w14:paraId="0974EFC0" w14:textId="18E45092" w:rsidR="00123710" w:rsidRDefault="00123710" w:rsidP="00123710">
            <w:r>
              <w:t>Application-Based Routing Policies</w:t>
            </w:r>
          </w:p>
          <w:p w14:paraId="4B30885A" w14:textId="5B7B475F" w:rsidR="00B02901" w:rsidRDefault="00123710" w:rsidP="00123710">
            <w:r>
              <w:t>Resource-Based Routing Policies</w:t>
            </w:r>
          </w:p>
        </w:tc>
        <w:tc>
          <w:tcPr>
            <w:tcW w:w="3299" w:type="dxa"/>
          </w:tcPr>
          <w:p w14:paraId="1FEBB4CC" w14:textId="62CFECDC" w:rsidR="00B02901" w:rsidRPr="00123710" w:rsidRDefault="00123710" w:rsidP="006A75CF">
            <w:pPr>
              <w:rPr>
                <w:lang w:val="en-GB"/>
              </w:rPr>
            </w:pPr>
            <w:r>
              <w:t>P</w:t>
            </w:r>
            <w:proofErr w:type="spellStart"/>
            <w:r w:rsidRPr="00123710">
              <w:rPr>
                <w:lang w:val="en-GB"/>
              </w:rPr>
              <w:t>olicies</w:t>
            </w:r>
            <w:proofErr w:type="spellEnd"/>
            <w:r w:rsidRPr="00123710">
              <w:rPr>
                <w:lang w:val="en-GB"/>
              </w:rPr>
              <w:t xml:space="preserve"> that route requests to different service URLs depending on the requesting application, the resource requested, and other conditions.</w:t>
            </w:r>
          </w:p>
        </w:tc>
      </w:tr>
      <w:tr w:rsidR="00123710" w14:paraId="1F90A6DA" w14:textId="77777777" w:rsidTr="006A75CF">
        <w:tc>
          <w:tcPr>
            <w:tcW w:w="2405" w:type="dxa"/>
          </w:tcPr>
          <w:p w14:paraId="3AA5435A" w14:textId="4B269426" w:rsidR="00123710" w:rsidRDefault="00123710" w:rsidP="006A75CF">
            <w:r>
              <w:t>Other</w:t>
            </w:r>
          </w:p>
        </w:tc>
        <w:tc>
          <w:tcPr>
            <w:tcW w:w="5086" w:type="dxa"/>
          </w:tcPr>
          <w:p w14:paraId="5A251E2A" w14:textId="77777777" w:rsidR="00123710" w:rsidRDefault="00123710" w:rsidP="00123710">
            <w:r>
              <w:t>Service Callout 1.0 Policies</w:t>
            </w:r>
          </w:p>
          <w:p w14:paraId="5BA1EF2A" w14:textId="7C1932A8" w:rsidR="00123710" w:rsidRDefault="00123710" w:rsidP="00123710">
            <w:r>
              <w:t>Logging Policies</w:t>
            </w:r>
          </w:p>
          <w:p w14:paraId="7115B6E6" w14:textId="292761C7" w:rsidR="00123710" w:rsidRDefault="00123710" w:rsidP="00123710">
            <w:r>
              <w:t>Groovy Script Policies</w:t>
            </w:r>
          </w:p>
        </w:tc>
        <w:tc>
          <w:tcPr>
            <w:tcW w:w="3299" w:type="dxa"/>
          </w:tcPr>
          <w:p w14:paraId="69168246" w14:textId="24387D7F" w:rsidR="00123710" w:rsidRDefault="00123710" w:rsidP="006A75CF">
            <w:r>
              <w:t>P</w:t>
            </w:r>
            <w:r w:rsidRPr="00123710">
              <w:t>olicies not belonging to one of the above categories.</w:t>
            </w:r>
          </w:p>
        </w:tc>
      </w:tr>
    </w:tbl>
    <w:p w14:paraId="0F66E998" w14:textId="77777777" w:rsidR="00B02901" w:rsidRPr="00B02901" w:rsidRDefault="00B02901" w:rsidP="00B02901"/>
    <w:p w14:paraId="4A7F09C7" w14:textId="41FB22FF" w:rsidR="0009081B" w:rsidRDefault="0009081B" w:rsidP="0009081B">
      <w:pPr>
        <w:pStyle w:val="Heading3"/>
      </w:pPr>
      <w:bookmarkStart w:id="85" w:name="_Toc498438281"/>
      <w:r w:rsidRPr="0009081B">
        <w:t xml:space="preserve">Add a </w:t>
      </w:r>
      <w:r w:rsidR="00BA1F03">
        <w:t>Key</w:t>
      </w:r>
      <w:r w:rsidRPr="0009081B">
        <w:t xml:space="preserve"> Validation Policy</w:t>
      </w:r>
      <w:bookmarkEnd w:id="85"/>
    </w:p>
    <w:p w14:paraId="5278E749" w14:textId="132D553D" w:rsidR="00BA1F03" w:rsidRPr="00BA1F03" w:rsidRDefault="00BA1F03" w:rsidP="00BA1F03">
      <w:r w:rsidRPr="00BA1F03">
        <w:t>In this section, you’ll add a validation policy to your API to ensure that Application Developers consuming it have registered it to an application, the application is registered, and a current, valid application key is used.</w:t>
      </w:r>
    </w:p>
    <w:p w14:paraId="5A2A39F3" w14:textId="5E4607CA" w:rsidR="00BA1F03" w:rsidRPr="00BA1F03" w:rsidRDefault="00BA1F03" w:rsidP="00BA1F03">
      <w:r w:rsidRPr="00BA1F03">
        <w:t>You specify the header or query parameter used to p</w:t>
      </w:r>
      <w:r w:rsidR="00425D84">
        <w:t>ass the key. At runtime, if the</w:t>
      </w:r>
      <w:r w:rsidRPr="00BA1F03">
        <w:t xml:space="preserve"> key is not present in the given header or query parameter, or if the application is not registered, the request is rejected; the client receives a 400 Bad Request error if the applicable header or query parameter is passed or a 403 if a valid key is not passed. </w:t>
      </w:r>
    </w:p>
    <w:p w14:paraId="6ACFEC8D" w14:textId="413793A6" w:rsidR="0009081B" w:rsidRPr="0009081B" w:rsidRDefault="00BA1F03" w:rsidP="00BA1F03">
      <w:r w:rsidRPr="00BA1F03">
        <w:t>To configure the key validation policy:</w:t>
      </w:r>
    </w:p>
    <w:p w14:paraId="44133D1B" w14:textId="1DA5EABE" w:rsidR="004D0FF1" w:rsidRDefault="004D0FF1" w:rsidP="004D0FF1">
      <w:pPr>
        <w:pStyle w:val="ListParagraph"/>
        <w:numPr>
          <w:ilvl w:val="0"/>
          <w:numId w:val="17"/>
        </w:numPr>
      </w:pPr>
      <w:r w:rsidRPr="004D0FF1">
        <w:lastRenderedPageBreak/>
        <w:t xml:space="preserve">Back in the Management Portal, click the </w:t>
      </w:r>
      <w:r w:rsidRPr="004D0FF1">
        <w:rPr>
          <w:b/>
        </w:rPr>
        <w:t>API Implementation</w:t>
      </w:r>
      <w:r w:rsidRPr="004D0FF1">
        <w:t xml:space="preserve"> tab.</w:t>
      </w:r>
    </w:p>
    <w:p w14:paraId="012B35D9" w14:textId="20CEE0B0" w:rsidR="00517B22" w:rsidRPr="004D0FF1" w:rsidRDefault="00517B22" w:rsidP="00517B22">
      <w:pPr>
        <w:pStyle w:val="ListParagraph"/>
      </w:pPr>
      <w:r>
        <w:rPr>
          <w:noProof/>
          <w:lang w:val="en-AU" w:eastAsia="en-AU"/>
        </w:rPr>
        <w:drawing>
          <wp:inline distT="0" distB="0" distL="0" distR="0" wp14:anchorId="3B8E96A1" wp14:editId="68357E65">
            <wp:extent cx="5943600" cy="2350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50770"/>
                    </a:xfrm>
                    <a:prstGeom prst="rect">
                      <a:avLst/>
                    </a:prstGeom>
                  </pic:spPr>
                </pic:pic>
              </a:graphicData>
            </a:graphic>
          </wp:inline>
        </w:drawing>
      </w:r>
    </w:p>
    <w:p w14:paraId="311C171E" w14:textId="77B1D8D0" w:rsidR="004D0FF1" w:rsidRPr="004D0FF1" w:rsidRDefault="004D0FF1" w:rsidP="004D0FF1">
      <w:pPr>
        <w:pStyle w:val="ListParagraph"/>
        <w:numPr>
          <w:ilvl w:val="0"/>
          <w:numId w:val="17"/>
        </w:numPr>
      </w:pPr>
      <w:r w:rsidRPr="004D0FF1">
        <w:t xml:space="preserve">In the Available Policies section, expand </w:t>
      </w:r>
      <w:r w:rsidRPr="004D0FF1">
        <w:rPr>
          <w:b/>
        </w:rPr>
        <w:t>Security</w:t>
      </w:r>
      <w:r w:rsidRPr="004D0FF1">
        <w:t xml:space="preserve">, hover over </w:t>
      </w:r>
      <w:r w:rsidRPr="004D0FF1">
        <w:rPr>
          <w:b/>
        </w:rPr>
        <w:t>Key Validation</w:t>
      </w:r>
      <w:r w:rsidRPr="004D0FF1">
        <w:t xml:space="preserve">, and then click </w:t>
      </w:r>
      <w:r w:rsidRPr="004D0FF1">
        <w:rPr>
          <w:b/>
        </w:rPr>
        <w:t>Apply</w:t>
      </w:r>
      <w:r w:rsidRPr="004D0FF1">
        <w:t>.</w:t>
      </w:r>
    </w:p>
    <w:p w14:paraId="1DAF995D" w14:textId="5577AEEE" w:rsidR="004D0FF1" w:rsidRPr="004D0FF1" w:rsidRDefault="004D0FF1" w:rsidP="004D0FF1">
      <w:pPr>
        <w:pStyle w:val="ListParagraph"/>
        <w:numPr>
          <w:ilvl w:val="0"/>
          <w:numId w:val="17"/>
        </w:numPr>
      </w:pPr>
      <w:r w:rsidRPr="004D0FF1">
        <w:t>On the Apply Policy Dialog, complete these fields:</w:t>
      </w:r>
    </w:p>
    <w:p w14:paraId="749B58DA" w14:textId="673ED5B6" w:rsidR="004D0FF1" w:rsidRPr="004D0FF1" w:rsidRDefault="00094E6B" w:rsidP="004D0FF1">
      <w:pPr>
        <w:pStyle w:val="ListParagraph"/>
        <w:numPr>
          <w:ilvl w:val="1"/>
          <w:numId w:val="17"/>
        </w:numPr>
      </w:pPr>
      <w:r>
        <w:t xml:space="preserve">Enter </w:t>
      </w:r>
      <w:r w:rsidRPr="00094E6B">
        <w:rPr>
          <w:b/>
        </w:rPr>
        <w:t>Key Validation</w:t>
      </w:r>
      <w:r w:rsidR="004D0FF1" w:rsidRPr="004D0FF1">
        <w:t xml:space="preserve"> the </w:t>
      </w:r>
      <w:r w:rsidRPr="00094E6B">
        <w:rPr>
          <w:b/>
        </w:rPr>
        <w:t>Name</w:t>
      </w:r>
      <w:r w:rsidR="004D0FF1" w:rsidRPr="004D0FF1">
        <w:t xml:space="preserve"> and</w:t>
      </w:r>
      <w:r>
        <w:t xml:space="preserve"> </w:t>
      </w:r>
      <w:r w:rsidRPr="004D0FF1">
        <w:rPr>
          <w:b/>
        </w:rPr>
        <w:t>(Optional)</w:t>
      </w:r>
      <w:r>
        <w:t xml:space="preserve"> </w:t>
      </w:r>
      <w:r w:rsidRPr="00094E6B">
        <w:rPr>
          <w:b/>
        </w:rPr>
        <w:t>D</w:t>
      </w:r>
      <w:r w:rsidR="004D0FF1" w:rsidRPr="00094E6B">
        <w:rPr>
          <w:b/>
        </w:rPr>
        <w:t>escription</w:t>
      </w:r>
      <w:r w:rsidR="004D0FF1" w:rsidRPr="004D0FF1">
        <w:t xml:space="preserve"> fields as you would like.</w:t>
      </w:r>
    </w:p>
    <w:p w14:paraId="06AC9BC2" w14:textId="62A6F37C" w:rsidR="004D0FF1" w:rsidRDefault="004D0FF1" w:rsidP="004D0FF1">
      <w:pPr>
        <w:pStyle w:val="ListParagraph"/>
        <w:numPr>
          <w:ilvl w:val="1"/>
          <w:numId w:val="17"/>
        </w:numPr>
      </w:pPr>
      <w:r w:rsidRPr="004D0FF1">
        <w:t xml:space="preserve">Ensure that </w:t>
      </w:r>
      <w:r w:rsidR="00425D84">
        <w:t xml:space="preserve">Bank Account </w:t>
      </w:r>
      <w:r w:rsidR="00517B22">
        <w:t>A</w:t>
      </w:r>
      <w:r w:rsidRPr="004D0FF1">
        <w:rPr>
          <w:b/>
        </w:rPr>
        <w:t>PI Request</w:t>
      </w:r>
      <w:r w:rsidRPr="004D0FF1">
        <w:t xml:space="preserve"> is selected from the </w:t>
      </w:r>
      <w:r w:rsidR="00425D84">
        <w:t>“</w:t>
      </w:r>
      <w:r w:rsidRPr="004D0FF1">
        <w:rPr>
          <w:b/>
        </w:rPr>
        <w:t>Place Policy After</w:t>
      </w:r>
      <w:proofErr w:type="gramStart"/>
      <w:r w:rsidR="00425D84">
        <w:rPr>
          <w:b/>
        </w:rPr>
        <w:t>..”</w:t>
      </w:r>
      <w:proofErr w:type="gramEnd"/>
      <w:r w:rsidRPr="004D0FF1">
        <w:t xml:space="preserve"> list</w:t>
      </w:r>
      <w:r w:rsidR="00094E6B">
        <w:t xml:space="preserve"> and click </w:t>
      </w:r>
      <w:r w:rsidR="00094E6B" w:rsidRPr="00094E6B">
        <w:rPr>
          <w:b/>
        </w:rPr>
        <w:t>Next</w:t>
      </w:r>
      <w:r w:rsidRPr="004D0FF1">
        <w:t>.</w:t>
      </w:r>
    </w:p>
    <w:p w14:paraId="6B7EB2CE" w14:textId="37C40A99" w:rsidR="00D67E60" w:rsidRDefault="00D67E60" w:rsidP="00D67E60">
      <w:pPr>
        <w:ind w:left="360" w:firstLine="720"/>
      </w:pPr>
      <w:r>
        <w:rPr>
          <w:noProof/>
          <w:lang w:val="en-AU" w:eastAsia="en-AU"/>
        </w:rPr>
        <w:drawing>
          <wp:inline distT="0" distB="0" distL="0" distR="0" wp14:anchorId="76D763A6" wp14:editId="49D36718">
            <wp:extent cx="2457951"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2247" cy="2137329"/>
                    </a:xfrm>
                    <a:prstGeom prst="rect">
                      <a:avLst/>
                    </a:prstGeom>
                  </pic:spPr>
                </pic:pic>
              </a:graphicData>
            </a:graphic>
          </wp:inline>
        </w:drawing>
      </w:r>
    </w:p>
    <w:p w14:paraId="2357A6A1" w14:textId="77777777" w:rsidR="00D67E60" w:rsidRPr="004D0FF1" w:rsidRDefault="00D67E60" w:rsidP="00D67E60">
      <w:pPr>
        <w:ind w:left="1080"/>
      </w:pPr>
    </w:p>
    <w:p w14:paraId="26E01EFF" w14:textId="77777777" w:rsidR="004D0FF1" w:rsidRPr="004D0FF1" w:rsidRDefault="004D0FF1" w:rsidP="004D0FF1">
      <w:pPr>
        <w:pStyle w:val="ListParagraph"/>
        <w:numPr>
          <w:ilvl w:val="1"/>
          <w:numId w:val="17"/>
        </w:numPr>
      </w:pPr>
      <w:r w:rsidRPr="004D0FF1">
        <w:t xml:space="preserve">Click the </w:t>
      </w:r>
      <w:r w:rsidRPr="004D0FF1">
        <w:rPr>
          <w:b/>
        </w:rPr>
        <w:t>Header</w:t>
      </w:r>
      <w:r w:rsidRPr="004D0FF1">
        <w:t xml:space="preserve"> tab.</w:t>
      </w:r>
    </w:p>
    <w:p w14:paraId="7F11D4FB" w14:textId="427C1ABA" w:rsidR="004D0FF1" w:rsidRDefault="004D0FF1" w:rsidP="004D0FF1">
      <w:pPr>
        <w:pStyle w:val="ListParagraph"/>
        <w:numPr>
          <w:ilvl w:val="1"/>
          <w:numId w:val="17"/>
        </w:numPr>
      </w:pPr>
      <w:r w:rsidRPr="004D0FF1">
        <w:t xml:space="preserve">Enter the text </w:t>
      </w:r>
      <w:proofErr w:type="spellStart"/>
      <w:r w:rsidRPr="004D0FF1">
        <w:rPr>
          <w:b/>
        </w:rPr>
        <w:t>api</w:t>
      </w:r>
      <w:proofErr w:type="spellEnd"/>
      <w:r w:rsidRPr="004D0FF1">
        <w:rPr>
          <w:b/>
        </w:rPr>
        <w:t>-key</w:t>
      </w:r>
      <w:r w:rsidRPr="004D0FF1">
        <w:t xml:space="preserve"> into the </w:t>
      </w:r>
      <w:r w:rsidRPr="004D0FF1">
        <w:rPr>
          <w:b/>
        </w:rPr>
        <w:t>Header</w:t>
      </w:r>
      <w:r w:rsidRPr="004D0FF1">
        <w:t xml:space="preserve"> field. The application key must be sent in a header named </w:t>
      </w:r>
      <w:proofErr w:type="spellStart"/>
      <w:r w:rsidRPr="004D0FF1">
        <w:rPr>
          <w:b/>
        </w:rPr>
        <w:t>api</w:t>
      </w:r>
      <w:proofErr w:type="spellEnd"/>
      <w:r w:rsidRPr="004D0FF1">
        <w:rPr>
          <w:b/>
        </w:rPr>
        <w:t>-key</w:t>
      </w:r>
      <w:r w:rsidRPr="004D0FF1">
        <w:t xml:space="preserve"> for the request to be passed to the next policy or to the service request endpoint.</w:t>
      </w:r>
    </w:p>
    <w:p w14:paraId="2E1A2C76" w14:textId="10E5470C" w:rsidR="00D67E60" w:rsidRPr="004D0FF1" w:rsidRDefault="00D67E60" w:rsidP="00D67E60">
      <w:pPr>
        <w:ind w:left="1080"/>
      </w:pPr>
      <w:r>
        <w:rPr>
          <w:noProof/>
          <w:lang w:val="en-AU" w:eastAsia="en-AU"/>
        </w:rPr>
        <w:drawing>
          <wp:inline distT="0" distB="0" distL="0" distR="0" wp14:anchorId="46E34C8F" wp14:editId="3CDE7AB2">
            <wp:extent cx="2496460" cy="18715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7412" cy="1872293"/>
                    </a:xfrm>
                    <a:prstGeom prst="rect">
                      <a:avLst/>
                    </a:prstGeom>
                  </pic:spPr>
                </pic:pic>
              </a:graphicData>
            </a:graphic>
          </wp:inline>
        </w:drawing>
      </w:r>
    </w:p>
    <w:p w14:paraId="0DA86DCE" w14:textId="44E265CE" w:rsidR="004D0FF1" w:rsidRDefault="004D0FF1" w:rsidP="004D0FF1">
      <w:pPr>
        <w:pStyle w:val="ListParagraph"/>
        <w:numPr>
          <w:ilvl w:val="1"/>
          <w:numId w:val="17"/>
        </w:numPr>
      </w:pPr>
      <w:r w:rsidRPr="004D0FF1">
        <w:lastRenderedPageBreak/>
        <w:t xml:space="preserve">Click </w:t>
      </w:r>
      <w:r w:rsidR="004C2F11">
        <w:rPr>
          <w:b/>
        </w:rPr>
        <w:t>Apply</w:t>
      </w:r>
      <w:r w:rsidRPr="004D0FF1">
        <w:t>.</w:t>
      </w:r>
    </w:p>
    <w:p w14:paraId="5E68DB76" w14:textId="553B7A26" w:rsidR="004D0FF1" w:rsidRPr="004D0FF1" w:rsidRDefault="004D0FF1" w:rsidP="004D0FF1">
      <w:pPr>
        <w:pStyle w:val="ListParagraph"/>
        <w:numPr>
          <w:ilvl w:val="0"/>
          <w:numId w:val="17"/>
        </w:numPr>
      </w:pPr>
      <w:r w:rsidRPr="004D0FF1">
        <w:t xml:space="preserve">Click </w:t>
      </w:r>
      <w:r w:rsidRPr="004D0FF1">
        <w:rPr>
          <w:b/>
        </w:rPr>
        <w:t>Save Changes</w:t>
      </w:r>
      <w:r w:rsidRPr="004D0FF1">
        <w:t>.</w:t>
      </w:r>
    </w:p>
    <w:p w14:paraId="2FB25C67" w14:textId="77B81575" w:rsidR="005311EB" w:rsidRDefault="004D0FF1" w:rsidP="004D0FF1">
      <w:r w:rsidRPr="004D0FF1">
        <w:rPr>
          <w:b/>
          <w:bCs/>
        </w:rPr>
        <w:t>Note</w:t>
      </w:r>
      <w:r w:rsidRPr="004D0FF1">
        <w:t>: You may have to scroll to the top of the browser window to see the Save button.</w:t>
      </w:r>
    </w:p>
    <w:p w14:paraId="1AD39995" w14:textId="4602DA86" w:rsidR="00EC4652" w:rsidRDefault="00006599" w:rsidP="00006599">
      <w:pPr>
        <w:pStyle w:val="Heading3"/>
        <w:rPr>
          <w:lang w:val="en-GB"/>
        </w:rPr>
      </w:pPr>
      <w:bookmarkStart w:id="86" w:name="_Toc498438282"/>
      <w:r>
        <w:rPr>
          <w:lang w:val="en-GB"/>
        </w:rPr>
        <w:t>Re-Deploying an API</w:t>
      </w:r>
      <w:bookmarkEnd w:id="86"/>
    </w:p>
    <w:p w14:paraId="63A3DF6C" w14:textId="53CE56D3" w:rsidR="00006599" w:rsidRPr="00006599" w:rsidRDefault="00006599" w:rsidP="00006599">
      <w:r w:rsidRPr="00006599">
        <w:t xml:space="preserve">In this exercise, you are an API Manager with the GW Deploy grant for the production gateway. The deployment request is automatically approved; you will not have to switch to a Gateway Manager to approve the request. Because we’ve already deployed an API, we’ll redeploy the API to the gateway, which enables the policies you created earlier. </w:t>
      </w:r>
      <w:r w:rsidRPr="00006599">
        <w:rPr>
          <w:b/>
        </w:rPr>
        <w:t>Note</w:t>
      </w:r>
      <w:r w:rsidRPr="00006599">
        <w:t>: This process flow is grant dependent. This process varies for environments with different grant schemes.</w:t>
      </w:r>
    </w:p>
    <w:p w14:paraId="20BF228E" w14:textId="77777777" w:rsidR="00006599" w:rsidRPr="00006599" w:rsidRDefault="00006599" w:rsidP="00006599">
      <w:r w:rsidRPr="00006599">
        <w:t>To redeploy an API:</w:t>
      </w:r>
    </w:p>
    <w:p w14:paraId="5F9D5FC6" w14:textId="77777777" w:rsidR="00006599" w:rsidRPr="00006599" w:rsidRDefault="00006599" w:rsidP="00006599">
      <w:pPr>
        <w:pStyle w:val="ListParagraph"/>
        <w:numPr>
          <w:ilvl w:val="0"/>
          <w:numId w:val="19"/>
        </w:numPr>
      </w:pPr>
      <w:r w:rsidRPr="00006599">
        <w:t xml:space="preserve">Click the </w:t>
      </w:r>
      <w:r w:rsidRPr="00006599">
        <w:rPr>
          <w:b/>
        </w:rPr>
        <w:t>Deployments</w:t>
      </w:r>
      <w:r w:rsidRPr="00006599">
        <w:t xml:space="preserve"> tab.</w:t>
      </w:r>
    </w:p>
    <w:p w14:paraId="337025FE" w14:textId="304072FB" w:rsidR="00006599" w:rsidRDefault="00006599" w:rsidP="00006599">
      <w:pPr>
        <w:pStyle w:val="ListParagraph"/>
        <w:numPr>
          <w:ilvl w:val="0"/>
          <w:numId w:val="19"/>
        </w:numPr>
      </w:pPr>
      <w:r w:rsidRPr="00006599">
        <w:t xml:space="preserve">Hover over the </w:t>
      </w:r>
      <w:r w:rsidRPr="00006599">
        <w:rPr>
          <w:b/>
        </w:rPr>
        <w:t>Production Gateway</w:t>
      </w:r>
      <w:r w:rsidRPr="00006599">
        <w:t xml:space="preserve"> deployment, and click </w:t>
      </w:r>
      <w:r w:rsidRPr="00006599">
        <w:rPr>
          <w:b/>
        </w:rPr>
        <w:t xml:space="preserve">Redeploy </w:t>
      </w:r>
      <w:r w:rsidRPr="00006599">
        <w:t>when it appears.</w:t>
      </w:r>
    </w:p>
    <w:p w14:paraId="2CA459A9" w14:textId="3BBF8E37" w:rsidR="00D67E60" w:rsidRPr="00006599" w:rsidRDefault="00D67E60" w:rsidP="00D67E60">
      <w:pPr>
        <w:ind w:firstLine="720"/>
      </w:pPr>
      <w:r>
        <w:rPr>
          <w:noProof/>
          <w:lang w:val="en-AU" w:eastAsia="en-AU"/>
        </w:rPr>
        <w:drawing>
          <wp:inline distT="0" distB="0" distL="0" distR="0" wp14:anchorId="3EBFB3AA" wp14:editId="5B5C58DF">
            <wp:extent cx="5943600" cy="2446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46020"/>
                    </a:xfrm>
                    <a:prstGeom prst="rect">
                      <a:avLst/>
                    </a:prstGeom>
                  </pic:spPr>
                </pic:pic>
              </a:graphicData>
            </a:graphic>
          </wp:inline>
        </w:drawing>
      </w:r>
    </w:p>
    <w:p w14:paraId="0A34B590" w14:textId="74D329CB" w:rsidR="002C223F" w:rsidRDefault="002C223F" w:rsidP="00006599">
      <w:pPr>
        <w:pStyle w:val="ListParagraph"/>
        <w:numPr>
          <w:ilvl w:val="0"/>
          <w:numId w:val="19"/>
        </w:numPr>
      </w:pPr>
      <w:r>
        <w:t xml:space="preserve">Select the </w:t>
      </w:r>
      <w:r w:rsidRPr="00261ACD">
        <w:rPr>
          <w:b/>
        </w:rPr>
        <w:t>Latest Iteration</w:t>
      </w:r>
    </w:p>
    <w:p w14:paraId="706E4CCC" w14:textId="76669E63" w:rsidR="00006599" w:rsidRDefault="00006599" w:rsidP="00006599">
      <w:pPr>
        <w:pStyle w:val="ListParagraph"/>
        <w:numPr>
          <w:ilvl w:val="0"/>
          <w:numId w:val="19"/>
        </w:numPr>
      </w:pPr>
      <w:r w:rsidRPr="00006599">
        <w:t xml:space="preserve">When prompted, </w:t>
      </w:r>
      <w:r w:rsidR="002C223F">
        <w:t xml:space="preserve">Enter </w:t>
      </w:r>
      <w:r w:rsidR="002C223F" w:rsidRPr="002C223F">
        <w:rPr>
          <w:b/>
        </w:rPr>
        <w:t>Applying API Policies</w:t>
      </w:r>
      <w:r w:rsidR="002C223F">
        <w:t xml:space="preserve"> into the </w:t>
      </w:r>
      <w:r w:rsidR="002C223F" w:rsidRPr="002C223F">
        <w:rPr>
          <w:b/>
        </w:rPr>
        <w:t>Reason Field</w:t>
      </w:r>
      <w:r w:rsidR="002C223F">
        <w:t xml:space="preserve">, then </w:t>
      </w:r>
      <w:r w:rsidRPr="00006599">
        <w:t xml:space="preserve">click </w:t>
      </w:r>
      <w:r w:rsidRPr="00006599">
        <w:rPr>
          <w:b/>
        </w:rPr>
        <w:t>Yes</w:t>
      </w:r>
      <w:r w:rsidRPr="00006599">
        <w:t>.</w:t>
      </w:r>
    </w:p>
    <w:p w14:paraId="68252991" w14:textId="548E816B" w:rsidR="00261ACD" w:rsidRPr="00006599" w:rsidRDefault="00261ACD" w:rsidP="00261ACD">
      <w:r>
        <w:rPr>
          <w:noProof/>
          <w:lang w:val="en-AU" w:eastAsia="en-AU"/>
        </w:rPr>
        <w:drawing>
          <wp:inline distT="0" distB="0" distL="0" distR="0" wp14:anchorId="6D30E432" wp14:editId="7F73AC98">
            <wp:extent cx="5931535" cy="475315"/>
            <wp:effectExtent l="0" t="0" r="0" b="7620"/>
            <wp:docPr id="24" name="Picture 24" descr="/var/folders/3c/n2d_jp3x4nn9p8vdr15jsxsh0000gn/T/DIS_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c/n2d_jp3x4nn9p8vdr15jsxsh0000gn/T/DIS_30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3092" cy="498678"/>
                    </a:xfrm>
                    <a:prstGeom prst="rect">
                      <a:avLst/>
                    </a:prstGeom>
                    <a:noFill/>
                    <a:ln>
                      <a:noFill/>
                    </a:ln>
                  </pic:spPr>
                </pic:pic>
              </a:graphicData>
            </a:graphic>
          </wp:inline>
        </w:drawing>
      </w:r>
    </w:p>
    <w:p w14:paraId="5AD87E9A" w14:textId="14C3DE5D" w:rsidR="00006599" w:rsidRPr="00006599" w:rsidRDefault="00006599" w:rsidP="00006599">
      <w:r w:rsidRPr="00006599">
        <w:rPr>
          <w:b/>
        </w:rPr>
        <w:t>Note</w:t>
      </w:r>
      <w:r w:rsidRPr="00006599">
        <w:t>: You may have to refresh the page after a few seconds for your API to appear on the Deployed tab.</w:t>
      </w:r>
    </w:p>
    <w:p w14:paraId="7D0BBA9B" w14:textId="497106AC" w:rsidR="00006599" w:rsidRDefault="00C1498A" w:rsidP="00743AAA">
      <w:pPr>
        <w:pStyle w:val="Heading2"/>
      </w:pPr>
      <w:bookmarkStart w:id="87" w:name="_Toc498438283"/>
      <w:r>
        <w:t>Testing</w:t>
      </w:r>
      <w:r w:rsidR="00361BEC">
        <w:t xml:space="preserve"> and Validating </w:t>
      </w:r>
      <w:r>
        <w:t>an API</w:t>
      </w:r>
      <w:r w:rsidR="00361BEC">
        <w:t xml:space="preserve"> and its Policies</w:t>
      </w:r>
      <w:r w:rsidR="00743AAA">
        <w:t xml:space="preserve"> using Postman</w:t>
      </w:r>
      <w:bookmarkEnd w:id="87"/>
    </w:p>
    <w:p w14:paraId="6305F4D8" w14:textId="25CC3211" w:rsidR="00C1498A" w:rsidRDefault="00C1498A" w:rsidP="00006599">
      <w:r>
        <w:t>To Test or Consume an API with the Key Validation policy, validate the Application Key (</w:t>
      </w:r>
      <w:proofErr w:type="spellStart"/>
      <w:r>
        <w:t>api</w:t>
      </w:r>
      <w:proofErr w:type="spellEnd"/>
      <w:r>
        <w:t>-key header variable), you must first create and Application and Register the API with the application.</w:t>
      </w:r>
    </w:p>
    <w:p w14:paraId="1019C4BC" w14:textId="479D2861" w:rsidR="00743AAA" w:rsidRDefault="00743AAA" w:rsidP="00743AAA">
      <w:pPr>
        <w:pStyle w:val="Heading3"/>
      </w:pPr>
      <w:bookmarkStart w:id="88" w:name="_Toc498438284"/>
      <w:r>
        <w:t>Creating an Application</w:t>
      </w:r>
      <w:bookmarkEnd w:id="88"/>
    </w:p>
    <w:p w14:paraId="7322E109" w14:textId="2CE56072" w:rsidR="00743AAA" w:rsidRPr="00E371F6" w:rsidRDefault="00E371F6" w:rsidP="00006599">
      <w:pPr>
        <w:rPr>
          <w:lang w:val="en-GB"/>
        </w:rPr>
      </w:pPr>
      <w:r w:rsidRPr="00E371F6">
        <w:rPr>
          <w:lang w:val="en-GB"/>
        </w:rPr>
        <w:t>Applications represent the applications API consumers use to send requests to your APIs. Consumers register applications to APIs they use.</w:t>
      </w:r>
    </w:p>
    <w:p w14:paraId="25A97F3C" w14:textId="7282D817" w:rsidR="00C1498A" w:rsidRDefault="00C1498A" w:rsidP="00006599">
      <w:r>
        <w:t>To create an Application:</w:t>
      </w:r>
    </w:p>
    <w:p w14:paraId="6C87D255" w14:textId="790AD378" w:rsidR="00C1498A" w:rsidRDefault="00C1498A" w:rsidP="00860486">
      <w:pPr>
        <w:pStyle w:val="ListParagraph"/>
        <w:numPr>
          <w:ilvl w:val="0"/>
          <w:numId w:val="20"/>
        </w:numPr>
      </w:pPr>
      <w:r>
        <w:lastRenderedPageBreak/>
        <w:t xml:space="preserve">From the </w:t>
      </w:r>
      <w:r w:rsidRPr="00860486">
        <w:rPr>
          <w:b/>
        </w:rPr>
        <w:t>Applications</w:t>
      </w:r>
      <w:r>
        <w:t xml:space="preserve"> tab, click Create </w:t>
      </w:r>
      <w:r w:rsidRPr="00860486">
        <w:rPr>
          <w:b/>
        </w:rPr>
        <w:t>A</w:t>
      </w:r>
      <w:r w:rsidR="008C6265" w:rsidRPr="00860486">
        <w:rPr>
          <w:b/>
        </w:rPr>
        <w:t>pplication</w:t>
      </w:r>
      <w:r w:rsidR="008C6265">
        <w:t>.</w:t>
      </w:r>
    </w:p>
    <w:p w14:paraId="4E735052" w14:textId="7F6B0BBE" w:rsidR="00D67E60" w:rsidRDefault="00D67E60" w:rsidP="00D67E60">
      <w:pPr>
        <w:pStyle w:val="ListParagraph"/>
      </w:pPr>
      <w:r>
        <w:rPr>
          <w:noProof/>
          <w:lang w:val="en-AU" w:eastAsia="en-AU"/>
        </w:rPr>
        <w:drawing>
          <wp:inline distT="0" distB="0" distL="0" distR="0" wp14:anchorId="48AE6C50" wp14:editId="667E0F4E">
            <wp:extent cx="5943600" cy="1184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84275"/>
                    </a:xfrm>
                    <a:prstGeom prst="rect">
                      <a:avLst/>
                    </a:prstGeom>
                  </pic:spPr>
                </pic:pic>
              </a:graphicData>
            </a:graphic>
          </wp:inline>
        </w:drawing>
      </w:r>
    </w:p>
    <w:p w14:paraId="3A3C0AB0" w14:textId="0D1DFFCD" w:rsidR="00860486" w:rsidRDefault="008C6265" w:rsidP="00860486">
      <w:pPr>
        <w:pStyle w:val="ListParagraph"/>
        <w:numPr>
          <w:ilvl w:val="0"/>
          <w:numId w:val="20"/>
        </w:numPr>
      </w:pPr>
      <w:r>
        <w:t xml:space="preserve">Enter </w:t>
      </w:r>
      <w:proofErr w:type="spellStart"/>
      <w:r w:rsidRPr="00860486">
        <w:rPr>
          <w:b/>
        </w:rPr>
        <w:t>Postman</w:t>
      </w:r>
      <w:r w:rsidR="00D67E60">
        <w:rPr>
          <w:b/>
        </w:rPr>
        <w:t>XX</w:t>
      </w:r>
      <w:proofErr w:type="spellEnd"/>
      <w:r w:rsidR="00D67E60">
        <w:rPr>
          <w:b/>
        </w:rPr>
        <w:t xml:space="preserve"> (where XX is your user number)</w:t>
      </w:r>
      <w:r>
        <w:t xml:space="preserve"> in the </w:t>
      </w:r>
      <w:r w:rsidRPr="00860486">
        <w:rPr>
          <w:b/>
        </w:rPr>
        <w:t>Application Name</w:t>
      </w:r>
      <w:r w:rsidR="00860486">
        <w:t xml:space="preserve"> field </w:t>
      </w:r>
    </w:p>
    <w:p w14:paraId="2F5FAD96" w14:textId="474DC38B" w:rsidR="008C6265" w:rsidRDefault="00860486" w:rsidP="00860486">
      <w:pPr>
        <w:pStyle w:val="ListParagraph"/>
        <w:numPr>
          <w:ilvl w:val="0"/>
          <w:numId w:val="20"/>
        </w:numPr>
      </w:pPr>
      <w:r w:rsidRPr="00860486">
        <w:rPr>
          <w:b/>
        </w:rPr>
        <w:t>(Optionally)</w:t>
      </w:r>
      <w:r>
        <w:t xml:space="preserve"> populate the </w:t>
      </w:r>
      <w:r w:rsidRPr="00860486">
        <w:rPr>
          <w:b/>
        </w:rPr>
        <w:t xml:space="preserve">Description </w:t>
      </w:r>
      <w:r w:rsidRPr="00860486">
        <w:t>field</w:t>
      </w:r>
    </w:p>
    <w:p w14:paraId="3562455D" w14:textId="04CD523D" w:rsidR="00860486" w:rsidRDefault="00860486" w:rsidP="00860486">
      <w:pPr>
        <w:pStyle w:val="ListParagraph"/>
        <w:numPr>
          <w:ilvl w:val="0"/>
          <w:numId w:val="20"/>
        </w:numPr>
      </w:pPr>
      <w:r>
        <w:t xml:space="preserve">Select </w:t>
      </w:r>
      <w:r w:rsidRPr="00860486">
        <w:rPr>
          <w:b/>
        </w:rPr>
        <w:t>Web Application</w:t>
      </w:r>
      <w:r>
        <w:t xml:space="preserve"> in the </w:t>
      </w:r>
      <w:r w:rsidRPr="00860486">
        <w:rPr>
          <w:b/>
        </w:rPr>
        <w:t>Application Types</w:t>
      </w:r>
      <w:r>
        <w:t xml:space="preserve"> field</w:t>
      </w:r>
    </w:p>
    <w:p w14:paraId="0D53796D" w14:textId="5665FA7A" w:rsidR="00860486" w:rsidRDefault="00860486" w:rsidP="00860486">
      <w:pPr>
        <w:pStyle w:val="ListParagraph"/>
        <w:numPr>
          <w:ilvl w:val="0"/>
          <w:numId w:val="20"/>
        </w:numPr>
      </w:pPr>
      <w:r>
        <w:t xml:space="preserve">Click </w:t>
      </w:r>
      <w:r w:rsidRPr="00860486">
        <w:rPr>
          <w:b/>
        </w:rPr>
        <w:t>Create</w:t>
      </w:r>
      <w:r>
        <w:t>.</w:t>
      </w:r>
    </w:p>
    <w:p w14:paraId="02F432D8" w14:textId="1EB14F00" w:rsidR="00860486" w:rsidRDefault="00824D67" w:rsidP="00824D67">
      <w:pPr>
        <w:keepNext/>
        <w:spacing w:after="160" w:line="259" w:lineRule="auto"/>
        <w:ind w:firstLine="720"/>
        <w:rPr>
          <w:noProof/>
        </w:rPr>
      </w:pPr>
      <w:r>
        <w:rPr>
          <w:noProof/>
          <w:lang w:val="en-AU" w:eastAsia="en-AU"/>
        </w:rPr>
        <w:drawing>
          <wp:inline distT="0" distB="0" distL="0" distR="0" wp14:anchorId="1330697A" wp14:editId="434B22D2">
            <wp:extent cx="5943600" cy="1417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17320"/>
                    </a:xfrm>
                    <a:prstGeom prst="rect">
                      <a:avLst/>
                    </a:prstGeom>
                  </pic:spPr>
                </pic:pic>
              </a:graphicData>
            </a:graphic>
          </wp:inline>
        </w:drawing>
      </w:r>
    </w:p>
    <w:p w14:paraId="6D4F3426" w14:textId="77777777" w:rsidR="00860486" w:rsidRDefault="00860486" w:rsidP="0071444C">
      <w:pPr>
        <w:keepNext/>
        <w:spacing w:after="160" w:line="259" w:lineRule="auto"/>
        <w:rPr>
          <w:noProof/>
        </w:rPr>
      </w:pPr>
    </w:p>
    <w:p w14:paraId="76B1B014" w14:textId="1877CA6A" w:rsidR="00E371F6" w:rsidRDefault="00AC4A3C" w:rsidP="00AC4A3C">
      <w:pPr>
        <w:pStyle w:val="Heading3"/>
        <w:rPr>
          <w:noProof/>
        </w:rPr>
      </w:pPr>
      <w:bookmarkStart w:id="89" w:name="_Toc498438285"/>
      <w:r>
        <w:rPr>
          <w:noProof/>
        </w:rPr>
        <w:t>Registering and Application</w:t>
      </w:r>
      <w:bookmarkEnd w:id="89"/>
    </w:p>
    <w:p w14:paraId="29F21E51" w14:textId="77777777" w:rsidR="00AC4A3C" w:rsidRPr="00AC4A3C" w:rsidRDefault="00AC4A3C" w:rsidP="00AC4A3C">
      <w:pPr>
        <w:rPr>
          <w:lang w:val="en-GB"/>
        </w:rPr>
      </w:pPr>
      <w:r w:rsidRPr="00AC4A3C">
        <w:rPr>
          <w:lang w:val="en-GB"/>
        </w:rPr>
        <w:t>Registrations allow you to determine which applications are allowed to send requests to your APIs.</w:t>
      </w:r>
    </w:p>
    <w:p w14:paraId="0A78C202" w14:textId="77777777" w:rsidR="00701908" w:rsidRPr="00701908" w:rsidRDefault="00701908" w:rsidP="00701908">
      <w:pPr>
        <w:rPr>
          <w:lang w:val="en-GB"/>
        </w:rPr>
      </w:pPr>
      <w:r w:rsidRPr="00701908">
        <w:rPr>
          <w:lang w:val="en-GB"/>
        </w:rPr>
        <w:t>API consumers register their applications to APIs they want to use. Application developers use the Developer Portal to register to APIs; API managers use the Developer Portal and the Management Portal.</w:t>
      </w:r>
    </w:p>
    <w:p w14:paraId="1EFAD987" w14:textId="7339E595" w:rsidR="00AC4A3C" w:rsidRPr="00AC4A3C" w:rsidRDefault="00701908" w:rsidP="00AC4A3C">
      <w:pPr>
        <w:rPr>
          <w:lang w:val="en-GB"/>
        </w:rPr>
      </w:pPr>
      <w:r w:rsidRPr="00701908">
        <w:rPr>
          <w:lang w:val="en-GB"/>
        </w:rPr>
        <w:t>API Platform Cloud Service uses application registrations to determine which users have the right to use an API. Each application is assigned a key.</w:t>
      </w:r>
    </w:p>
    <w:p w14:paraId="7EC31D1D" w14:textId="4A49A099" w:rsidR="00ED5CF5" w:rsidRDefault="00ED5CF5" w:rsidP="0071444C">
      <w:pPr>
        <w:keepNext/>
        <w:spacing w:after="160" w:line="259" w:lineRule="auto"/>
        <w:rPr>
          <w:noProof/>
        </w:rPr>
      </w:pPr>
      <w:r>
        <w:rPr>
          <w:noProof/>
        </w:rPr>
        <w:lastRenderedPageBreak/>
        <w:t>To register the Application with an API:</w:t>
      </w:r>
    </w:p>
    <w:p w14:paraId="36B148FB" w14:textId="775878EC" w:rsidR="00ED5CF5" w:rsidRDefault="00824D67" w:rsidP="00146904">
      <w:pPr>
        <w:pStyle w:val="ListParagraph"/>
        <w:keepNext/>
        <w:numPr>
          <w:ilvl w:val="0"/>
          <w:numId w:val="21"/>
        </w:numPr>
        <w:spacing w:after="160" w:line="259" w:lineRule="auto"/>
        <w:rPr>
          <w:noProof/>
        </w:rPr>
      </w:pPr>
      <w:r>
        <w:rPr>
          <w:noProof/>
        </w:rPr>
        <w:t>From the APIs tab, click your</w:t>
      </w:r>
      <w:r w:rsidR="00ED5CF5" w:rsidRPr="00146904">
        <w:rPr>
          <w:b/>
          <w:noProof/>
        </w:rPr>
        <w:t xml:space="preserve"> </w:t>
      </w:r>
      <w:r w:rsidR="00ED5CF5" w:rsidRPr="00ED5CF5">
        <w:rPr>
          <w:noProof/>
        </w:rPr>
        <w:t>API</w:t>
      </w:r>
      <w:r>
        <w:rPr>
          <w:noProof/>
        </w:rPr>
        <w:t>(MyBankAccountAPIXX)</w:t>
      </w:r>
      <w:r w:rsidR="00ED5CF5" w:rsidRPr="00ED5CF5">
        <w:rPr>
          <w:noProof/>
        </w:rPr>
        <w:t xml:space="preserve"> you created</w:t>
      </w:r>
    </w:p>
    <w:p w14:paraId="3483A04A" w14:textId="5B39091F" w:rsidR="00824D67" w:rsidRDefault="00824D67" w:rsidP="00824D67">
      <w:pPr>
        <w:pStyle w:val="ListParagraph"/>
        <w:keepNext/>
        <w:spacing w:after="160" w:line="259" w:lineRule="auto"/>
        <w:rPr>
          <w:noProof/>
        </w:rPr>
      </w:pPr>
      <w:r>
        <w:rPr>
          <w:noProof/>
          <w:lang w:val="en-AU" w:eastAsia="en-AU"/>
        </w:rPr>
        <w:drawing>
          <wp:inline distT="0" distB="0" distL="0" distR="0" wp14:anchorId="361FC5AD" wp14:editId="7BEF4866">
            <wp:extent cx="5943600" cy="23183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318385"/>
                    </a:xfrm>
                    <a:prstGeom prst="rect">
                      <a:avLst/>
                    </a:prstGeom>
                  </pic:spPr>
                </pic:pic>
              </a:graphicData>
            </a:graphic>
          </wp:inline>
        </w:drawing>
      </w:r>
    </w:p>
    <w:p w14:paraId="4B564248" w14:textId="0B465098" w:rsidR="00ED5CF5" w:rsidRDefault="00ED5CF5" w:rsidP="00146904">
      <w:pPr>
        <w:pStyle w:val="ListParagraph"/>
        <w:keepNext/>
        <w:numPr>
          <w:ilvl w:val="0"/>
          <w:numId w:val="21"/>
        </w:numPr>
        <w:spacing w:after="160" w:line="259" w:lineRule="auto"/>
        <w:rPr>
          <w:noProof/>
        </w:rPr>
      </w:pPr>
      <w:r>
        <w:rPr>
          <w:noProof/>
        </w:rPr>
        <w:t xml:space="preserve">Click the </w:t>
      </w:r>
      <w:r w:rsidRPr="00146904">
        <w:rPr>
          <w:b/>
          <w:noProof/>
        </w:rPr>
        <w:t>Registrations</w:t>
      </w:r>
      <w:r>
        <w:rPr>
          <w:noProof/>
        </w:rPr>
        <w:t xml:space="preserve"> tab</w:t>
      </w:r>
    </w:p>
    <w:p w14:paraId="7E04F615" w14:textId="1F617359" w:rsidR="00146904" w:rsidRDefault="00146904" w:rsidP="00146904">
      <w:pPr>
        <w:pStyle w:val="ListParagraph"/>
        <w:keepNext/>
        <w:numPr>
          <w:ilvl w:val="0"/>
          <w:numId w:val="21"/>
        </w:numPr>
        <w:spacing w:after="160" w:line="259" w:lineRule="auto"/>
        <w:rPr>
          <w:noProof/>
        </w:rPr>
      </w:pPr>
      <w:r>
        <w:rPr>
          <w:noProof/>
        </w:rPr>
        <w:t xml:space="preserve">Click </w:t>
      </w:r>
      <w:r w:rsidRPr="00146904">
        <w:rPr>
          <w:b/>
          <w:noProof/>
        </w:rPr>
        <w:t>Register Application</w:t>
      </w:r>
    </w:p>
    <w:p w14:paraId="17EDF1ED" w14:textId="1823E29C" w:rsidR="00146904" w:rsidRDefault="00146904" w:rsidP="00146904">
      <w:pPr>
        <w:pStyle w:val="ListParagraph"/>
        <w:keepNext/>
        <w:numPr>
          <w:ilvl w:val="0"/>
          <w:numId w:val="21"/>
        </w:numPr>
        <w:spacing w:after="160" w:line="259" w:lineRule="auto"/>
        <w:rPr>
          <w:noProof/>
        </w:rPr>
      </w:pPr>
      <w:r>
        <w:rPr>
          <w:noProof/>
        </w:rPr>
        <w:t xml:space="preserve">Select the </w:t>
      </w:r>
      <w:r>
        <w:rPr>
          <w:b/>
          <w:noProof/>
        </w:rPr>
        <w:t>Postman</w:t>
      </w:r>
      <w:r w:rsidR="00824D67">
        <w:rPr>
          <w:b/>
          <w:noProof/>
        </w:rPr>
        <w:t>XX</w:t>
      </w:r>
      <w:r>
        <w:rPr>
          <w:noProof/>
        </w:rPr>
        <w:t xml:space="preserve"> Application</w:t>
      </w:r>
    </w:p>
    <w:p w14:paraId="491EE4D0" w14:textId="56253952" w:rsidR="00146904" w:rsidRPr="00824D67" w:rsidRDefault="00146904" w:rsidP="00146904">
      <w:pPr>
        <w:pStyle w:val="ListParagraph"/>
        <w:keepNext/>
        <w:numPr>
          <w:ilvl w:val="0"/>
          <w:numId w:val="21"/>
        </w:numPr>
        <w:spacing w:after="160" w:line="259" w:lineRule="auto"/>
        <w:rPr>
          <w:noProof/>
        </w:rPr>
      </w:pPr>
      <w:r>
        <w:rPr>
          <w:noProof/>
        </w:rPr>
        <w:t xml:space="preserve">Click </w:t>
      </w:r>
      <w:r>
        <w:rPr>
          <w:b/>
          <w:noProof/>
        </w:rPr>
        <w:t>Register</w:t>
      </w:r>
    </w:p>
    <w:p w14:paraId="33B92B4D" w14:textId="2B10E417" w:rsidR="00824D67" w:rsidRDefault="00824D67" w:rsidP="00824D67">
      <w:pPr>
        <w:pStyle w:val="ListParagraph"/>
        <w:keepNext/>
        <w:spacing w:after="160" w:line="259" w:lineRule="auto"/>
        <w:rPr>
          <w:noProof/>
        </w:rPr>
      </w:pPr>
      <w:r>
        <w:rPr>
          <w:noProof/>
          <w:lang w:val="en-AU" w:eastAsia="en-AU"/>
        </w:rPr>
        <w:drawing>
          <wp:inline distT="0" distB="0" distL="0" distR="0" wp14:anchorId="420B0573" wp14:editId="0AD58D0A">
            <wp:extent cx="2866189" cy="3540343"/>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65971" cy="3540074"/>
                    </a:xfrm>
                    <a:prstGeom prst="rect">
                      <a:avLst/>
                    </a:prstGeom>
                  </pic:spPr>
                </pic:pic>
              </a:graphicData>
            </a:graphic>
          </wp:inline>
        </w:drawing>
      </w:r>
    </w:p>
    <w:p w14:paraId="6D14F27A" w14:textId="755DDA9E" w:rsidR="00146904" w:rsidRDefault="00222E49" w:rsidP="00146904">
      <w:pPr>
        <w:keepNext/>
        <w:spacing w:after="160" w:line="259" w:lineRule="auto"/>
        <w:rPr>
          <w:noProof/>
        </w:rPr>
      </w:pPr>
      <w:r>
        <w:rPr>
          <w:noProof/>
        </w:rPr>
        <w:t>Your Application and API registration is now complete and you may test and validate the API and its policies.</w:t>
      </w:r>
    </w:p>
    <w:p w14:paraId="4739B0F4" w14:textId="77777777" w:rsidR="00ED5CF5" w:rsidRDefault="00ED5CF5" w:rsidP="0071444C">
      <w:pPr>
        <w:keepNext/>
        <w:spacing w:after="160" w:line="259" w:lineRule="auto"/>
        <w:rPr>
          <w:noProof/>
        </w:rPr>
      </w:pPr>
    </w:p>
    <w:p w14:paraId="22F3E2E9" w14:textId="02B62192" w:rsidR="00310045" w:rsidRDefault="00310045" w:rsidP="00310045">
      <w:pPr>
        <w:pStyle w:val="Heading3"/>
      </w:pPr>
      <w:bookmarkStart w:id="90" w:name="_Toc498438286"/>
      <w:r>
        <w:t>Validate your API’s Policies</w:t>
      </w:r>
      <w:bookmarkEnd w:id="90"/>
    </w:p>
    <w:p w14:paraId="75951F5E" w14:textId="38CF45D0" w:rsidR="00310045" w:rsidRDefault="00310045" w:rsidP="00310045">
      <w:pPr>
        <w:keepNext/>
        <w:spacing w:after="160" w:line="259" w:lineRule="auto"/>
        <w:rPr>
          <w:noProof/>
        </w:rPr>
      </w:pPr>
      <w:r>
        <w:rPr>
          <w:noProof/>
        </w:rPr>
        <w:t>To Test and Validate you API’s policies from Postman successfully, you will need to capture your Application Key, as our policy requires a valid App Key in the api-key header to be submitted along with the service request.</w:t>
      </w:r>
    </w:p>
    <w:p w14:paraId="356E747B" w14:textId="77777777" w:rsidR="00310045" w:rsidRDefault="00310045" w:rsidP="00310045">
      <w:r w:rsidRPr="000024E8">
        <w:t>To send a request to your deployed API:</w:t>
      </w:r>
    </w:p>
    <w:p w14:paraId="697768D0" w14:textId="77777777" w:rsidR="00310045" w:rsidRDefault="00310045" w:rsidP="00D02E05">
      <w:pPr>
        <w:pStyle w:val="ListParagraph"/>
        <w:numPr>
          <w:ilvl w:val="0"/>
          <w:numId w:val="22"/>
        </w:numPr>
      </w:pPr>
      <w:r>
        <w:lastRenderedPageBreak/>
        <w:t xml:space="preserve">Run the </w:t>
      </w:r>
      <w:r w:rsidRPr="005311EB">
        <w:rPr>
          <w:b/>
        </w:rPr>
        <w:t>Postman Application</w:t>
      </w:r>
    </w:p>
    <w:p w14:paraId="24FCD8B8" w14:textId="77777777" w:rsidR="00310045" w:rsidRDefault="00310045" w:rsidP="00D02E05">
      <w:pPr>
        <w:pStyle w:val="ListParagraph"/>
        <w:numPr>
          <w:ilvl w:val="0"/>
          <w:numId w:val="22"/>
        </w:numPr>
      </w:pPr>
      <w:r w:rsidRPr="005311EB">
        <w:t xml:space="preserve">Ensure the method is set as </w:t>
      </w:r>
      <w:r w:rsidRPr="005311EB">
        <w:rPr>
          <w:b/>
        </w:rPr>
        <w:t>GET</w:t>
      </w:r>
      <w:r w:rsidRPr="005311EB">
        <w:t>.</w:t>
      </w:r>
    </w:p>
    <w:p w14:paraId="1312C691" w14:textId="5F3CED32" w:rsidR="00310045" w:rsidRPr="00244899" w:rsidRDefault="00425D84" w:rsidP="00D02E05">
      <w:pPr>
        <w:pStyle w:val="ListParagraph"/>
        <w:numPr>
          <w:ilvl w:val="0"/>
          <w:numId w:val="22"/>
        </w:numPr>
      </w:pPr>
      <w:r>
        <w:t>Rerun your request that you had run earlier.</w:t>
      </w:r>
    </w:p>
    <w:p w14:paraId="5A27BE90" w14:textId="631A2B06" w:rsidR="00244899" w:rsidRDefault="00244899" w:rsidP="00244899">
      <w:r>
        <w:t xml:space="preserve">Run a </w:t>
      </w:r>
      <w:r w:rsidR="004C2F11">
        <w:t>Validate</w:t>
      </w:r>
      <w:r>
        <w:t xml:space="preserve"> Test</w:t>
      </w:r>
      <w:r w:rsidR="004C2F11">
        <w:t xml:space="preserve"> – to Fail</w:t>
      </w:r>
    </w:p>
    <w:p w14:paraId="3D80F639" w14:textId="65940DED" w:rsidR="00244899" w:rsidRDefault="004C2F11" w:rsidP="004C2F11">
      <w:pPr>
        <w:pStyle w:val="ListParagraph"/>
        <w:numPr>
          <w:ilvl w:val="0"/>
          <w:numId w:val="23"/>
        </w:numPr>
      </w:pPr>
      <w:r>
        <w:t xml:space="preserve">Click </w:t>
      </w:r>
      <w:r w:rsidRPr="004C2F11">
        <w:rPr>
          <w:b/>
        </w:rPr>
        <w:t>S</w:t>
      </w:r>
      <w:r w:rsidR="00244899" w:rsidRPr="004C2F11">
        <w:rPr>
          <w:b/>
        </w:rPr>
        <w:t>end</w:t>
      </w:r>
      <w:r>
        <w:t xml:space="preserve"> without adding any Header variables</w:t>
      </w:r>
    </w:p>
    <w:p w14:paraId="77CA006F" w14:textId="6A7421DB" w:rsidR="004C2F11" w:rsidRDefault="00824D67" w:rsidP="004C2F11">
      <w:pPr>
        <w:rPr>
          <w:noProof/>
          <w:lang w:val="en-AU" w:eastAsia="en-AU"/>
        </w:rPr>
      </w:pPr>
      <w:r>
        <w:rPr>
          <w:noProof/>
          <w:lang w:val="en-AU" w:eastAsia="en-AU"/>
        </w:rPr>
        <w:drawing>
          <wp:inline distT="0" distB="0" distL="0" distR="0" wp14:anchorId="4B939CA1" wp14:editId="78ECA2E1">
            <wp:extent cx="5943600" cy="2992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992120"/>
                    </a:xfrm>
                    <a:prstGeom prst="rect">
                      <a:avLst/>
                    </a:prstGeom>
                  </pic:spPr>
                </pic:pic>
              </a:graphicData>
            </a:graphic>
          </wp:inline>
        </w:drawing>
      </w:r>
      <w:r>
        <w:rPr>
          <w:noProof/>
          <w:lang w:val="en-AU" w:eastAsia="en-AU"/>
        </w:rPr>
        <w:t xml:space="preserve"> </w:t>
      </w:r>
    </w:p>
    <w:p w14:paraId="0443B1EB" w14:textId="45BBD47F" w:rsidR="00824D67" w:rsidRDefault="00824D67" w:rsidP="004C2F11">
      <w:pPr>
        <w:rPr>
          <w:noProof/>
          <w:lang w:val="en-AU" w:eastAsia="en-AU"/>
        </w:rPr>
      </w:pPr>
      <w:r>
        <w:rPr>
          <w:noProof/>
          <w:lang w:val="en-AU" w:eastAsia="en-AU"/>
        </w:rPr>
        <w:t>Since the API has got key validation policy enabled, it is throwing 401 – Unauthorized error.</w:t>
      </w:r>
    </w:p>
    <w:p w14:paraId="6DDCABE8" w14:textId="4A63F956" w:rsidR="00824D67" w:rsidRDefault="00824D67" w:rsidP="004C2F11">
      <w:r>
        <w:rPr>
          <w:noProof/>
          <w:lang w:val="en-AU" w:eastAsia="en-AU"/>
        </w:rPr>
        <w:t>Let’s now run the test with valid key.</w:t>
      </w:r>
    </w:p>
    <w:p w14:paraId="52541C2E" w14:textId="77777777" w:rsidR="003649E0" w:rsidRDefault="003649E0" w:rsidP="003649E0">
      <w:pPr>
        <w:keepNext/>
        <w:spacing w:after="160" w:line="259" w:lineRule="auto"/>
        <w:rPr>
          <w:noProof/>
        </w:rPr>
      </w:pPr>
      <w:r>
        <w:rPr>
          <w:noProof/>
        </w:rPr>
        <w:lastRenderedPageBreak/>
        <w:t>To run a success test, you will need to capture your Application Key, as our policy requires a valid App Key in the api-key header to be submitted along with the service request.</w:t>
      </w:r>
    </w:p>
    <w:p w14:paraId="7FC9E1DB" w14:textId="77777777" w:rsidR="003649E0" w:rsidRDefault="003649E0" w:rsidP="003649E0">
      <w:pPr>
        <w:keepNext/>
        <w:spacing w:after="160" w:line="259" w:lineRule="auto"/>
        <w:rPr>
          <w:noProof/>
        </w:rPr>
      </w:pPr>
    </w:p>
    <w:p w14:paraId="7EEA83E5" w14:textId="77777777" w:rsidR="003649E0" w:rsidRDefault="003649E0" w:rsidP="003649E0">
      <w:pPr>
        <w:keepNext/>
        <w:spacing w:after="160" w:line="259" w:lineRule="auto"/>
        <w:rPr>
          <w:noProof/>
        </w:rPr>
      </w:pPr>
      <w:r>
        <w:rPr>
          <w:noProof/>
        </w:rPr>
        <w:t>To get you App Key:</w:t>
      </w:r>
    </w:p>
    <w:p w14:paraId="05D2D36B" w14:textId="786130E1" w:rsidR="003649E0" w:rsidRDefault="003649E0" w:rsidP="003649E0">
      <w:pPr>
        <w:pStyle w:val="ListParagraph"/>
        <w:keepNext/>
        <w:numPr>
          <w:ilvl w:val="0"/>
          <w:numId w:val="25"/>
        </w:numPr>
        <w:spacing w:after="160" w:line="259" w:lineRule="auto"/>
        <w:rPr>
          <w:noProof/>
        </w:rPr>
      </w:pPr>
      <w:r>
        <w:t xml:space="preserve">From the </w:t>
      </w:r>
      <w:r w:rsidRPr="003649E0">
        <w:rPr>
          <w:b/>
        </w:rPr>
        <w:t>Applications</w:t>
      </w:r>
      <w:r>
        <w:t xml:space="preserve"> tab, c</w:t>
      </w:r>
      <w:r>
        <w:rPr>
          <w:noProof/>
        </w:rPr>
        <w:t xml:space="preserve">lick the </w:t>
      </w:r>
      <w:r w:rsidRPr="003649E0">
        <w:rPr>
          <w:b/>
          <w:noProof/>
        </w:rPr>
        <w:t>Postman</w:t>
      </w:r>
      <w:r w:rsidR="00824D67">
        <w:rPr>
          <w:b/>
          <w:noProof/>
        </w:rPr>
        <w:t>XX</w:t>
      </w:r>
      <w:r>
        <w:rPr>
          <w:noProof/>
        </w:rPr>
        <w:t xml:space="preserve"> application you created in the previous task.</w:t>
      </w:r>
    </w:p>
    <w:p w14:paraId="78C901B9" w14:textId="37856D0A" w:rsidR="003649E0" w:rsidRDefault="003649E0" w:rsidP="003649E0">
      <w:pPr>
        <w:pStyle w:val="ListParagraph"/>
        <w:keepNext/>
        <w:numPr>
          <w:ilvl w:val="0"/>
          <w:numId w:val="25"/>
        </w:numPr>
        <w:spacing w:after="160" w:line="259" w:lineRule="auto"/>
        <w:rPr>
          <w:noProof/>
        </w:rPr>
      </w:pPr>
      <w:r>
        <w:rPr>
          <w:noProof/>
        </w:rPr>
        <w:t xml:space="preserve">View and </w:t>
      </w:r>
      <w:r w:rsidRPr="003649E0">
        <w:rPr>
          <w:b/>
          <w:noProof/>
        </w:rPr>
        <w:t>Copy</w:t>
      </w:r>
      <w:r>
        <w:rPr>
          <w:noProof/>
        </w:rPr>
        <w:t xml:space="preserve"> your </w:t>
      </w:r>
      <w:r w:rsidRPr="003649E0">
        <w:rPr>
          <w:b/>
          <w:noProof/>
        </w:rPr>
        <w:t>App Key</w:t>
      </w:r>
      <w:r>
        <w:rPr>
          <w:noProof/>
        </w:rPr>
        <w:t xml:space="preserve"> value</w:t>
      </w:r>
    </w:p>
    <w:p w14:paraId="14B4F014" w14:textId="6F217197" w:rsidR="003649E0" w:rsidRDefault="00824D67" w:rsidP="00824D67">
      <w:pPr>
        <w:keepNext/>
        <w:spacing w:after="160" w:line="259" w:lineRule="auto"/>
        <w:ind w:firstLine="720"/>
        <w:rPr>
          <w:noProof/>
        </w:rPr>
      </w:pPr>
      <w:r>
        <w:rPr>
          <w:noProof/>
          <w:lang w:val="en-AU" w:eastAsia="en-AU"/>
        </w:rPr>
        <w:drawing>
          <wp:inline distT="0" distB="0" distL="0" distR="0" wp14:anchorId="710FA61D" wp14:editId="006494E9">
            <wp:extent cx="5943600" cy="25774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577465"/>
                    </a:xfrm>
                    <a:prstGeom prst="rect">
                      <a:avLst/>
                    </a:prstGeom>
                  </pic:spPr>
                </pic:pic>
              </a:graphicData>
            </a:graphic>
          </wp:inline>
        </w:drawing>
      </w:r>
    </w:p>
    <w:p w14:paraId="5F3B5E1A" w14:textId="2DAB9817" w:rsidR="003649E0" w:rsidRPr="005311EB" w:rsidRDefault="003649E0" w:rsidP="003649E0">
      <w:pPr>
        <w:keepNext/>
        <w:spacing w:after="160" w:line="259" w:lineRule="auto"/>
        <w:rPr>
          <w:noProof/>
        </w:rPr>
      </w:pPr>
    </w:p>
    <w:p w14:paraId="5EB97247" w14:textId="52E85EB0" w:rsidR="00005558" w:rsidRDefault="003649E0" w:rsidP="003649E0">
      <w:pPr>
        <w:pStyle w:val="ListParagraph"/>
        <w:numPr>
          <w:ilvl w:val="0"/>
          <w:numId w:val="25"/>
        </w:numPr>
      </w:pPr>
      <w:r>
        <w:t xml:space="preserve">From the </w:t>
      </w:r>
      <w:r w:rsidRPr="003649E0">
        <w:rPr>
          <w:b/>
        </w:rPr>
        <w:t>Postman</w:t>
      </w:r>
      <w:r>
        <w:t xml:space="preserve"> client, s</w:t>
      </w:r>
      <w:r w:rsidR="00005558">
        <w:t xml:space="preserve">elect the </w:t>
      </w:r>
      <w:r w:rsidR="00005558" w:rsidRPr="00005558">
        <w:rPr>
          <w:b/>
        </w:rPr>
        <w:t>Headers</w:t>
      </w:r>
      <w:r w:rsidR="00005558">
        <w:t xml:space="preserve"> tab</w:t>
      </w:r>
    </w:p>
    <w:p w14:paraId="0B61FAE4" w14:textId="3D752A2A" w:rsidR="00005558" w:rsidRDefault="00005558" w:rsidP="003649E0">
      <w:pPr>
        <w:pStyle w:val="ListParagraph"/>
        <w:numPr>
          <w:ilvl w:val="0"/>
          <w:numId w:val="25"/>
        </w:numPr>
      </w:pPr>
      <w:r>
        <w:t>Ad</w:t>
      </w:r>
      <w:r w:rsidR="003B22D2">
        <w:t>d the following header variable</w:t>
      </w:r>
      <w:r>
        <w:t>:</w:t>
      </w:r>
    </w:p>
    <w:p w14:paraId="53952ED6" w14:textId="53DA0ADF" w:rsidR="00005558" w:rsidRDefault="00005558" w:rsidP="003649E0">
      <w:pPr>
        <w:pStyle w:val="ListParagraph"/>
        <w:numPr>
          <w:ilvl w:val="1"/>
          <w:numId w:val="24"/>
        </w:numPr>
      </w:pPr>
      <w:r>
        <w:t xml:space="preserve">Enter </w:t>
      </w:r>
      <w:proofErr w:type="spellStart"/>
      <w:r>
        <w:t>api</w:t>
      </w:r>
      <w:proofErr w:type="spellEnd"/>
      <w:r>
        <w:t>-key in the Key field</w:t>
      </w:r>
    </w:p>
    <w:p w14:paraId="3196EAB4" w14:textId="69656273" w:rsidR="00244899" w:rsidRDefault="00005558" w:rsidP="003649E0">
      <w:pPr>
        <w:pStyle w:val="ListParagraph"/>
        <w:numPr>
          <w:ilvl w:val="1"/>
          <w:numId w:val="24"/>
        </w:numPr>
      </w:pPr>
      <w:r>
        <w:t>Enter (Paste) &lt;your application key&gt; in the Value field</w:t>
      </w:r>
    </w:p>
    <w:p w14:paraId="5258533C" w14:textId="2DB15130" w:rsidR="00310045" w:rsidRDefault="00310045" w:rsidP="003649E0">
      <w:pPr>
        <w:pStyle w:val="ListParagraph"/>
        <w:numPr>
          <w:ilvl w:val="0"/>
          <w:numId w:val="25"/>
        </w:numPr>
      </w:pPr>
      <w:r w:rsidRPr="005311EB">
        <w:t xml:space="preserve">Click </w:t>
      </w:r>
      <w:r w:rsidRPr="005311EB">
        <w:rPr>
          <w:b/>
        </w:rPr>
        <w:t>Send</w:t>
      </w:r>
      <w:r w:rsidRPr="005311EB">
        <w:t>.</w:t>
      </w:r>
    </w:p>
    <w:p w14:paraId="6D174DEE" w14:textId="2DCB67C4" w:rsidR="00824D67" w:rsidRDefault="00824D67" w:rsidP="00824D67">
      <w:pPr>
        <w:pStyle w:val="ListParagraph"/>
      </w:pPr>
      <w:r>
        <w:rPr>
          <w:noProof/>
          <w:lang w:val="en-AU" w:eastAsia="en-AU"/>
        </w:rPr>
        <w:drawing>
          <wp:inline distT="0" distB="0" distL="0" distR="0" wp14:anchorId="6F589ECB" wp14:editId="35D0D4B9">
            <wp:extent cx="5943600" cy="2941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41320"/>
                    </a:xfrm>
                    <a:prstGeom prst="rect">
                      <a:avLst/>
                    </a:prstGeom>
                  </pic:spPr>
                </pic:pic>
              </a:graphicData>
            </a:graphic>
          </wp:inline>
        </w:drawing>
      </w:r>
    </w:p>
    <w:p w14:paraId="40DAE5BF" w14:textId="01C66ACF" w:rsidR="008C6491" w:rsidRDefault="008C6491" w:rsidP="0071444C">
      <w:pPr>
        <w:keepNext/>
        <w:spacing w:after="160" w:line="259" w:lineRule="auto"/>
        <w:rPr>
          <w:noProof/>
        </w:rPr>
      </w:pPr>
    </w:p>
    <w:p w14:paraId="3D4293E3" w14:textId="6114D2FB" w:rsidR="004607AA" w:rsidRDefault="004607AA" w:rsidP="0071444C">
      <w:pPr>
        <w:keepNext/>
        <w:spacing w:after="160" w:line="259" w:lineRule="auto"/>
        <w:rPr>
          <w:noProof/>
        </w:rPr>
      </w:pPr>
      <w:r w:rsidRPr="00246E69">
        <w:rPr>
          <w:b/>
          <w:noProof/>
        </w:rPr>
        <w:t>&lt;OPTIONAL&gt;</w:t>
      </w:r>
      <w:r>
        <w:rPr>
          <w:noProof/>
        </w:rPr>
        <w:t xml:space="preserve"> Add a Header Validation Policy to verfiy that the </w:t>
      </w:r>
      <w:r w:rsidRPr="00DB6905">
        <w:rPr>
          <w:b/>
          <w:noProof/>
        </w:rPr>
        <w:t>tenant-id</w:t>
      </w:r>
      <w:r>
        <w:rPr>
          <w:noProof/>
        </w:rPr>
        <w:t xml:space="preserve"> is </w:t>
      </w:r>
      <w:r w:rsidRPr="00A46839">
        <w:rPr>
          <w:b/>
          <w:noProof/>
        </w:rPr>
        <w:t>greater than 10</w:t>
      </w:r>
      <w:r>
        <w:rPr>
          <w:noProof/>
        </w:rPr>
        <w:t>. Test and validate both Failure and Success scenarios.</w:t>
      </w:r>
    </w:p>
    <w:p w14:paraId="5D613C25" w14:textId="0538E6B1" w:rsidR="0071444C" w:rsidRPr="00A76B44" w:rsidRDefault="009142C1" w:rsidP="0071444C">
      <w:pPr>
        <w:keepNext/>
        <w:spacing w:after="160" w:line="259" w:lineRule="auto"/>
      </w:pPr>
      <w:r>
        <w:rPr>
          <w:noProof/>
        </w:rPr>
        <w:t>C</w:t>
      </w:r>
      <w:r w:rsidR="00F233C8">
        <w:rPr>
          <w:noProof/>
        </w:rPr>
        <w:t>ongratu</w:t>
      </w:r>
      <w:r w:rsidR="00C54BC9">
        <w:rPr>
          <w:noProof/>
        </w:rPr>
        <w:t>l</w:t>
      </w:r>
      <w:r w:rsidR="00F233C8">
        <w:rPr>
          <w:noProof/>
        </w:rPr>
        <w:t>a</w:t>
      </w:r>
      <w:r w:rsidR="00C54BC9">
        <w:rPr>
          <w:noProof/>
        </w:rPr>
        <w:t>tions you have completed the APIP</w:t>
      </w:r>
      <w:r>
        <w:rPr>
          <w:noProof/>
        </w:rPr>
        <w:t xml:space="preserve">CS </w:t>
      </w:r>
      <w:r w:rsidR="00277349">
        <w:rPr>
          <w:noProof/>
        </w:rPr>
        <w:t xml:space="preserve">API Manager </w:t>
      </w:r>
      <w:r>
        <w:rPr>
          <w:noProof/>
        </w:rPr>
        <w:t>lab.</w:t>
      </w:r>
    </w:p>
    <w:sectPr w:rsidR="0071444C" w:rsidRPr="00A76B44" w:rsidSect="00540503">
      <w:footerReference w:type="default" r:id="rId5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801246" w14:textId="77777777" w:rsidR="00321B00" w:rsidRDefault="00321B00" w:rsidP="00A34B06">
      <w:pPr>
        <w:spacing w:after="0" w:line="240" w:lineRule="auto"/>
      </w:pPr>
      <w:r>
        <w:separator/>
      </w:r>
    </w:p>
  </w:endnote>
  <w:endnote w:type="continuationSeparator" w:id="0">
    <w:p w14:paraId="18C73797" w14:textId="77777777" w:rsidR="00321B00" w:rsidRDefault="00321B00" w:rsidP="00A34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170221"/>
      <w:docPartObj>
        <w:docPartGallery w:val="Page Numbers (Bottom of Page)"/>
        <w:docPartUnique/>
      </w:docPartObj>
    </w:sdtPr>
    <w:sdtEndPr>
      <w:rPr>
        <w:color w:val="808080" w:themeColor="background1" w:themeShade="80"/>
        <w:spacing w:val="60"/>
      </w:rPr>
    </w:sdtEndPr>
    <w:sdtContent>
      <w:p w14:paraId="51C17AE0" w14:textId="77777777" w:rsidR="00DA6107" w:rsidRDefault="00DA61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F37AD" w:rsidRPr="00DF37AD">
          <w:rPr>
            <w:b/>
            <w:bCs/>
            <w:noProof/>
          </w:rPr>
          <w:t>1</w:t>
        </w:r>
        <w:r>
          <w:rPr>
            <w:b/>
            <w:bCs/>
            <w:noProof/>
          </w:rPr>
          <w:fldChar w:fldCharType="end"/>
        </w:r>
        <w:r>
          <w:rPr>
            <w:b/>
            <w:bCs/>
          </w:rPr>
          <w:t xml:space="preserve"> </w:t>
        </w:r>
      </w:p>
    </w:sdtContent>
  </w:sdt>
  <w:p w14:paraId="0693CA55" w14:textId="1682174B" w:rsidR="00DA6107" w:rsidRPr="00316FFE" w:rsidRDefault="00DA6107" w:rsidP="00316FFE">
    <w:pPr>
      <w:pStyle w:val="Header"/>
      <w:jc w:val="center"/>
      <w:rPr>
        <w:sz w:val="21"/>
      </w:rPr>
    </w:pPr>
    <w:r w:rsidRPr="0088308A">
      <w:rPr>
        <w:sz w:val="21"/>
        <w:lang w:val="en-GB"/>
      </w:rPr>
      <w:t xml:space="preserve">Cloud Test Drive for PaaS and IaaS -  </w:t>
    </w:r>
    <w:r w:rsidR="00316FFE" w:rsidRPr="00316FFE">
      <w:rPr>
        <w:sz w:val="21"/>
      </w:rPr>
      <w:t>API Platform Cloud Service API Manager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2C018" w14:textId="77777777" w:rsidR="00321B00" w:rsidRDefault="00321B00" w:rsidP="00A34B06">
      <w:pPr>
        <w:spacing w:after="0" w:line="240" w:lineRule="auto"/>
      </w:pPr>
      <w:r>
        <w:separator/>
      </w:r>
    </w:p>
  </w:footnote>
  <w:footnote w:type="continuationSeparator" w:id="0">
    <w:p w14:paraId="40047A10" w14:textId="77777777" w:rsidR="00321B00" w:rsidRDefault="00321B00" w:rsidP="00A34B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0CB5"/>
    <w:multiLevelType w:val="hybridMultilevel"/>
    <w:tmpl w:val="505E7D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82221B5"/>
    <w:multiLevelType w:val="hybridMultilevel"/>
    <w:tmpl w:val="AE00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F6E84"/>
    <w:multiLevelType w:val="hybridMultilevel"/>
    <w:tmpl w:val="3C3E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7172A"/>
    <w:multiLevelType w:val="hybridMultilevel"/>
    <w:tmpl w:val="B2ECAC2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4774EE"/>
    <w:multiLevelType w:val="hybridMultilevel"/>
    <w:tmpl w:val="26D62DCE"/>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700F93"/>
    <w:multiLevelType w:val="hybridMultilevel"/>
    <w:tmpl w:val="61C6535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66555B1"/>
    <w:multiLevelType w:val="hybridMultilevel"/>
    <w:tmpl w:val="923CB4EC"/>
    <w:lvl w:ilvl="0" w:tplc="08090019">
      <w:start w:val="1"/>
      <w:numFmt w:val="lowerLetter"/>
      <w:lvlText w:val="%1."/>
      <w:lvlJc w:val="left"/>
      <w:pPr>
        <w:ind w:left="2160" w:hanging="360"/>
      </w:pPr>
    </w:lvl>
    <w:lvl w:ilvl="1" w:tplc="669E4D58">
      <w:start w:val="1"/>
      <w:numFmt w:val="lowerLetter"/>
      <w:lvlText w:val="%2."/>
      <w:lvlJc w:val="left"/>
      <w:pPr>
        <w:ind w:left="1440" w:hanging="360"/>
      </w:pPr>
      <w:rPr>
        <w:rFonts w:hint="default"/>
      </w:r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nsid w:val="16B43449"/>
    <w:multiLevelType w:val="hybridMultilevel"/>
    <w:tmpl w:val="EC0AF39C"/>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7BF2398"/>
    <w:multiLevelType w:val="multilevel"/>
    <w:tmpl w:val="737A93A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
    <w:nsid w:val="19882D21"/>
    <w:multiLevelType w:val="hybridMultilevel"/>
    <w:tmpl w:val="EC0AF39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B5FFD"/>
    <w:multiLevelType w:val="hybridMultilevel"/>
    <w:tmpl w:val="6268C4E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0A47DF3"/>
    <w:multiLevelType w:val="hybridMultilevel"/>
    <w:tmpl w:val="3738E888"/>
    <w:lvl w:ilvl="0" w:tplc="DE060536">
      <w:start w:val="1"/>
      <w:numFmt w:val="decimal"/>
      <w:lvlText w:val="%1."/>
      <w:lvlJc w:val="left"/>
      <w:pPr>
        <w:ind w:left="1418" w:firstLine="382"/>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39D6922"/>
    <w:multiLevelType w:val="multilevel"/>
    <w:tmpl w:val="FA60BCF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3">
    <w:nsid w:val="2CA901F8"/>
    <w:multiLevelType w:val="hybridMultilevel"/>
    <w:tmpl w:val="8598A0C8"/>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56165"/>
    <w:multiLevelType w:val="hybridMultilevel"/>
    <w:tmpl w:val="3176E31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689703E"/>
    <w:multiLevelType w:val="multilevel"/>
    <w:tmpl w:val="A9220F2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6">
    <w:nsid w:val="4C5F21E9"/>
    <w:multiLevelType w:val="multilevel"/>
    <w:tmpl w:val="2C0C295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nsid w:val="5BA76B00"/>
    <w:multiLevelType w:val="multilevel"/>
    <w:tmpl w:val="30FA4D2A"/>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8">
    <w:nsid w:val="619C5904"/>
    <w:multiLevelType w:val="multilevel"/>
    <w:tmpl w:val="93E434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030889"/>
    <w:multiLevelType w:val="hybridMultilevel"/>
    <w:tmpl w:val="6236146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8E5663"/>
    <w:multiLevelType w:val="hybridMultilevel"/>
    <w:tmpl w:val="55EC9B4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55B1611"/>
    <w:multiLevelType w:val="multilevel"/>
    <w:tmpl w:val="591E64A6"/>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2">
    <w:nsid w:val="717D271A"/>
    <w:multiLevelType w:val="hybridMultilevel"/>
    <w:tmpl w:val="EC0AF39C"/>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8913823"/>
    <w:multiLevelType w:val="hybridMultilevel"/>
    <w:tmpl w:val="BEA4526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BE66FE7"/>
    <w:multiLevelType w:val="hybridMultilevel"/>
    <w:tmpl w:val="8E04B8D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1"/>
  </w:num>
  <w:num w:numId="3">
    <w:abstractNumId w:val="17"/>
  </w:num>
  <w:num w:numId="4">
    <w:abstractNumId w:val="10"/>
  </w:num>
  <w:num w:numId="5">
    <w:abstractNumId w:val="0"/>
  </w:num>
  <w:num w:numId="6">
    <w:abstractNumId w:val="18"/>
  </w:num>
  <w:num w:numId="7">
    <w:abstractNumId w:val="15"/>
  </w:num>
  <w:num w:numId="8">
    <w:abstractNumId w:val="11"/>
  </w:num>
  <w:num w:numId="9">
    <w:abstractNumId w:val="12"/>
  </w:num>
  <w:num w:numId="10">
    <w:abstractNumId w:val="6"/>
  </w:num>
  <w:num w:numId="11">
    <w:abstractNumId w:val="5"/>
  </w:num>
  <w:num w:numId="12">
    <w:abstractNumId w:val="9"/>
  </w:num>
  <w:num w:numId="13">
    <w:abstractNumId w:val="2"/>
  </w:num>
  <w:num w:numId="14">
    <w:abstractNumId w:val="4"/>
  </w:num>
  <w:num w:numId="15">
    <w:abstractNumId w:val="3"/>
  </w:num>
  <w:num w:numId="16">
    <w:abstractNumId w:val="8"/>
  </w:num>
  <w:num w:numId="17">
    <w:abstractNumId w:val="13"/>
  </w:num>
  <w:num w:numId="18">
    <w:abstractNumId w:val="16"/>
  </w:num>
  <w:num w:numId="19">
    <w:abstractNumId w:val="14"/>
  </w:num>
  <w:num w:numId="20">
    <w:abstractNumId w:val="19"/>
  </w:num>
  <w:num w:numId="21">
    <w:abstractNumId w:val="23"/>
  </w:num>
  <w:num w:numId="22">
    <w:abstractNumId w:val="7"/>
  </w:num>
  <w:num w:numId="23">
    <w:abstractNumId w:val="24"/>
  </w:num>
  <w:num w:numId="24">
    <w:abstractNumId w:val="22"/>
  </w:num>
  <w:num w:numId="25">
    <w:abstractNumId w:val="20"/>
  </w:num>
  <w:numIdMacAtCleanup w:val="1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ydney Nurse">
    <w15:presenceInfo w15:providerId="Windows Live" w15:userId="2bd322b039372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proofState w:spelling="clean" w:grammar="clean"/>
  <w:revisionView w:markup="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59C"/>
    <w:rsid w:val="00001725"/>
    <w:rsid w:val="000024E8"/>
    <w:rsid w:val="000041A2"/>
    <w:rsid w:val="00005558"/>
    <w:rsid w:val="00006599"/>
    <w:rsid w:val="00007C44"/>
    <w:rsid w:val="00007F9E"/>
    <w:rsid w:val="00011AC1"/>
    <w:rsid w:val="00012965"/>
    <w:rsid w:val="00017A1B"/>
    <w:rsid w:val="00021E96"/>
    <w:rsid w:val="000247EB"/>
    <w:rsid w:val="0003074D"/>
    <w:rsid w:val="00030E93"/>
    <w:rsid w:val="000359B1"/>
    <w:rsid w:val="00042202"/>
    <w:rsid w:val="00044148"/>
    <w:rsid w:val="000468D0"/>
    <w:rsid w:val="00046A84"/>
    <w:rsid w:val="00050A37"/>
    <w:rsid w:val="000531F2"/>
    <w:rsid w:val="00054861"/>
    <w:rsid w:val="000549C7"/>
    <w:rsid w:val="000646FB"/>
    <w:rsid w:val="00086196"/>
    <w:rsid w:val="0009081B"/>
    <w:rsid w:val="00094E6B"/>
    <w:rsid w:val="000972ED"/>
    <w:rsid w:val="000A0177"/>
    <w:rsid w:val="000A3314"/>
    <w:rsid w:val="000A6D6A"/>
    <w:rsid w:val="000B48F6"/>
    <w:rsid w:val="000C4413"/>
    <w:rsid w:val="000C551C"/>
    <w:rsid w:val="000C6130"/>
    <w:rsid w:val="000C7A64"/>
    <w:rsid w:val="000D1E50"/>
    <w:rsid w:val="000D3154"/>
    <w:rsid w:val="000D439B"/>
    <w:rsid w:val="000D559D"/>
    <w:rsid w:val="000E3021"/>
    <w:rsid w:val="000F151B"/>
    <w:rsid w:val="001015E9"/>
    <w:rsid w:val="0010179D"/>
    <w:rsid w:val="00101909"/>
    <w:rsid w:val="00107AAD"/>
    <w:rsid w:val="001130E8"/>
    <w:rsid w:val="0012212E"/>
    <w:rsid w:val="00123710"/>
    <w:rsid w:val="00132036"/>
    <w:rsid w:val="0013497D"/>
    <w:rsid w:val="00134C97"/>
    <w:rsid w:val="00142265"/>
    <w:rsid w:val="001433B4"/>
    <w:rsid w:val="00146220"/>
    <w:rsid w:val="00146904"/>
    <w:rsid w:val="001534FF"/>
    <w:rsid w:val="001542BB"/>
    <w:rsid w:val="001562B6"/>
    <w:rsid w:val="00156C83"/>
    <w:rsid w:val="00161727"/>
    <w:rsid w:val="00162416"/>
    <w:rsid w:val="00166AA9"/>
    <w:rsid w:val="0016734E"/>
    <w:rsid w:val="00187CDA"/>
    <w:rsid w:val="0019421A"/>
    <w:rsid w:val="001A059C"/>
    <w:rsid w:val="001A3094"/>
    <w:rsid w:val="001A6350"/>
    <w:rsid w:val="001B4A2D"/>
    <w:rsid w:val="001C0E71"/>
    <w:rsid w:val="001D42D7"/>
    <w:rsid w:val="001D5038"/>
    <w:rsid w:val="001E039E"/>
    <w:rsid w:val="001E16A5"/>
    <w:rsid w:val="001E66A4"/>
    <w:rsid w:val="001F6C60"/>
    <w:rsid w:val="002114D9"/>
    <w:rsid w:val="00222E49"/>
    <w:rsid w:val="00224D77"/>
    <w:rsid w:val="00224DD6"/>
    <w:rsid w:val="002306B2"/>
    <w:rsid w:val="002401B7"/>
    <w:rsid w:val="0024103C"/>
    <w:rsid w:val="00244899"/>
    <w:rsid w:val="00245F10"/>
    <w:rsid w:val="00246254"/>
    <w:rsid w:val="00246E69"/>
    <w:rsid w:val="00255A17"/>
    <w:rsid w:val="00261ACD"/>
    <w:rsid w:val="002626EF"/>
    <w:rsid w:val="002646F8"/>
    <w:rsid w:val="002650E2"/>
    <w:rsid w:val="0027143E"/>
    <w:rsid w:val="00271B91"/>
    <w:rsid w:val="00277349"/>
    <w:rsid w:val="0028035E"/>
    <w:rsid w:val="00280F9A"/>
    <w:rsid w:val="00283E12"/>
    <w:rsid w:val="002877AD"/>
    <w:rsid w:val="002920EB"/>
    <w:rsid w:val="0029416D"/>
    <w:rsid w:val="002A141F"/>
    <w:rsid w:val="002A3A80"/>
    <w:rsid w:val="002A50D8"/>
    <w:rsid w:val="002A6116"/>
    <w:rsid w:val="002B3DF9"/>
    <w:rsid w:val="002B5CF8"/>
    <w:rsid w:val="002B7C0F"/>
    <w:rsid w:val="002C00C3"/>
    <w:rsid w:val="002C0C53"/>
    <w:rsid w:val="002C223F"/>
    <w:rsid w:val="002C3699"/>
    <w:rsid w:val="002C535D"/>
    <w:rsid w:val="002C5D27"/>
    <w:rsid w:val="002C7054"/>
    <w:rsid w:val="002D0E11"/>
    <w:rsid w:val="002D6DA5"/>
    <w:rsid w:val="002F1160"/>
    <w:rsid w:val="00310045"/>
    <w:rsid w:val="0031021C"/>
    <w:rsid w:val="0031104E"/>
    <w:rsid w:val="003162BA"/>
    <w:rsid w:val="00316FFE"/>
    <w:rsid w:val="0032124E"/>
    <w:rsid w:val="00321B00"/>
    <w:rsid w:val="0032427F"/>
    <w:rsid w:val="00326F69"/>
    <w:rsid w:val="0033378E"/>
    <w:rsid w:val="00333DDD"/>
    <w:rsid w:val="0033520F"/>
    <w:rsid w:val="00353B52"/>
    <w:rsid w:val="0036072D"/>
    <w:rsid w:val="00361BEC"/>
    <w:rsid w:val="00363DC0"/>
    <w:rsid w:val="003649E0"/>
    <w:rsid w:val="00365E40"/>
    <w:rsid w:val="00374BDE"/>
    <w:rsid w:val="00376498"/>
    <w:rsid w:val="0037663F"/>
    <w:rsid w:val="00382FC5"/>
    <w:rsid w:val="0038393B"/>
    <w:rsid w:val="003878F5"/>
    <w:rsid w:val="003A231D"/>
    <w:rsid w:val="003A54E2"/>
    <w:rsid w:val="003B0244"/>
    <w:rsid w:val="003B18E5"/>
    <w:rsid w:val="003B22D2"/>
    <w:rsid w:val="003B25BC"/>
    <w:rsid w:val="003B2D81"/>
    <w:rsid w:val="003B3FFC"/>
    <w:rsid w:val="003B601B"/>
    <w:rsid w:val="003B7E51"/>
    <w:rsid w:val="003C37BD"/>
    <w:rsid w:val="003D2C56"/>
    <w:rsid w:val="003E6BAA"/>
    <w:rsid w:val="003E7ADC"/>
    <w:rsid w:val="003F0825"/>
    <w:rsid w:val="003F56EF"/>
    <w:rsid w:val="004013ED"/>
    <w:rsid w:val="00404C7D"/>
    <w:rsid w:val="00405A99"/>
    <w:rsid w:val="00405F37"/>
    <w:rsid w:val="00407209"/>
    <w:rsid w:val="00414BB6"/>
    <w:rsid w:val="00420FCD"/>
    <w:rsid w:val="00424581"/>
    <w:rsid w:val="00425D84"/>
    <w:rsid w:val="004337A3"/>
    <w:rsid w:val="004411EF"/>
    <w:rsid w:val="00446D7B"/>
    <w:rsid w:val="00450CF4"/>
    <w:rsid w:val="004526D7"/>
    <w:rsid w:val="00453F30"/>
    <w:rsid w:val="004542FD"/>
    <w:rsid w:val="00454A81"/>
    <w:rsid w:val="004607AA"/>
    <w:rsid w:val="004662F9"/>
    <w:rsid w:val="004679A8"/>
    <w:rsid w:val="004703C8"/>
    <w:rsid w:val="00481AC7"/>
    <w:rsid w:val="004878C6"/>
    <w:rsid w:val="004929E1"/>
    <w:rsid w:val="004942ED"/>
    <w:rsid w:val="004A0C92"/>
    <w:rsid w:val="004A7A06"/>
    <w:rsid w:val="004C2F11"/>
    <w:rsid w:val="004C3592"/>
    <w:rsid w:val="004C3D7C"/>
    <w:rsid w:val="004C4338"/>
    <w:rsid w:val="004C5AE0"/>
    <w:rsid w:val="004C690C"/>
    <w:rsid w:val="004D0FF1"/>
    <w:rsid w:val="004D4368"/>
    <w:rsid w:val="004E1DEA"/>
    <w:rsid w:val="004E3FA4"/>
    <w:rsid w:val="004E5421"/>
    <w:rsid w:val="004E60C1"/>
    <w:rsid w:val="004F31C9"/>
    <w:rsid w:val="004F524A"/>
    <w:rsid w:val="004F5E44"/>
    <w:rsid w:val="00501B6A"/>
    <w:rsid w:val="00502A2A"/>
    <w:rsid w:val="00505CBB"/>
    <w:rsid w:val="00505F7E"/>
    <w:rsid w:val="00512E0F"/>
    <w:rsid w:val="0051381A"/>
    <w:rsid w:val="00517B22"/>
    <w:rsid w:val="00521C57"/>
    <w:rsid w:val="005225CA"/>
    <w:rsid w:val="00523CAF"/>
    <w:rsid w:val="005311EB"/>
    <w:rsid w:val="00537FA7"/>
    <w:rsid w:val="00540503"/>
    <w:rsid w:val="00543718"/>
    <w:rsid w:val="00552328"/>
    <w:rsid w:val="00553B2B"/>
    <w:rsid w:val="005567AC"/>
    <w:rsid w:val="00557A7E"/>
    <w:rsid w:val="005640EC"/>
    <w:rsid w:val="0056456A"/>
    <w:rsid w:val="00565D52"/>
    <w:rsid w:val="005757CC"/>
    <w:rsid w:val="00576124"/>
    <w:rsid w:val="005A4711"/>
    <w:rsid w:val="005A6ED4"/>
    <w:rsid w:val="005A6FE0"/>
    <w:rsid w:val="005A74E6"/>
    <w:rsid w:val="005B3179"/>
    <w:rsid w:val="005C23F9"/>
    <w:rsid w:val="005D7AF8"/>
    <w:rsid w:val="005D7C97"/>
    <w:rsid w:val="005E452F"/>
    <w:rsid w:val="005F00F2"/>
    <w:rsid w:val="005F0509"/>
    <w:rsid w:val="005F5DA1"/>
    <w:rsid w:val="005F662C"/>
    <w:rsid w:val="00601EA6"/>
    <w:rsid w:val="00602F07"/>
    <w:rsid w:val="00610880"/>
    <w:rsid w:val="00615CB0"/>
    <w:rsid w:val="006224BE"/>
    <w:rsid w:val="006278F8"/>
    <w:rsid w:val="00627EA4"/>
    <w:rsid w:val="00631202"/>
    <w:rsid w:val="00631CC4"/>
    <w:rsid w:val="00640053"/>
    <w:rsid w:val="006411DD"/>
    <w:rsid w:val="00642357"/>
    <w:rsid w:val="0064382E"/>
    <w:rsid w:val="00645D10"/>
    <w:rsid w:val="00657122"/>
    <w:rsid w:val="00664154"/>
    <w:rsid w:val="006644CA"/>
    <w:rsid w:val="0067303D"/>
    <w:rsid w:val="00674F7C"/>
    <w:rsid w:val="00675257"/>
    <w:rsid w:val="00676D1C"/>
    <w:rsid w:val="00686048"/>
    <w:rsid w:val="00687CA9"/>
    <w:rsid w:val="00697552"/>
    <w:rsid w:val="006A7F35"/>
    <w:rsid w:val="006C70B3"/>
    <w:rsid w:val="006D605E"/>
    <w:rsid w:val="006E12B6"/>
    <w:rsid w:val="006E65AF"/>
    <w:rsid w:val="006E6F57"/>
    <w:rsid w:val="006F33CD"/>
    <w:rsid w:val="0070155D"/>
    <w:rsid w:val="00701908"/>
    <w:rsid w:val="00702F58"/>
    <w:rsid w:val="0071444C"/>
    <w:rsid w:val="007144D7"/>
    <w:rsid w:val="007258E0"/>
    <w:rsid w:val="007267B8"/>
    <w:rsid w:val="0073175C"/>
    <w:rsid w:val="0073348A"/>
    <w:rsid w:val="00735064"/>
    <w:rsid w:val="00735E9A"/>
    <w:rsid w:val="00743AAA"/>
    <w:rsid w:val="007450D6"/>
    <w:rsid w:val="00750227"/>
    <w:rsid w:val="007602C1"/>
    <w:rsid w:val="00760829"/>
    <w:rsid w:val="007640FE"/>
    <w:rsid w:val="0076583D"/>
    <w:rsid w:val="00765B35"/>
    <w:rsid w:val="00767C11"/>
    <w:rsid w:val="00771012"/>
    <w:rsid w:val="00773BDD"/>
    <w:rsid w:val="00775764"/>
    <w:rsid w:val="00781627"/>
    <w:rsid w:val="00784148"/>
    <w:rsid w:val="007924C8"/>
    <w:rsid w:val="007946F3"/>
    <w:rsid w:val="007A266A"/>
    <w:rsid w:val="007A4775"/>
    <w:rsid w:val="007A4C6F"/>
    <w:rsid w:val="007B762F"/>
    <w:rsid w:val="007C353C"/>
    <w:rsid w:val="007C3C4B"/>
    <w:rsid w:val="007C7F5D"/>
    <w:rsid w:val="007E6F59"/>
    <w:rsid w:val="008009E3"/>
    <w:rsid w:val="0080159D"/>
    <w:rsid w:val="008032B5"/>
    <w:rsid w:val="008046C1"/>
    <w:rsid w:val="00810143"/>
    <w:rsid w:val="0081439A"/>
    <w:rsid w:val="00815B69"/>
    <w:rsid w:val="008218E6"/>
    <w:rsid w:val="00823A07"/>
    <w:rsid w:val="00824D67"/>
    <w:rsid w:val="0082519C"/>
    <w:rsid w:val="0083118E"/>
    <w:rsid w:val="00832CC2"/>
    <w:rsid w:val="00835CB3"/>
    <w:rsid w:val="00840B7A"/>
    <w:rsid w:val="00844CC9"/>
    <w:rsid w:val="0084649B"/>
    <w:rsid w:val="00853314"/>
    <w:rsid w:val="008537FC"/>
    <w:rsid w:val="008569C5"/>
    <w:rsid w:val="008600D0"/>
    <w:rsid w:val="00860486"/>
    <w:rsid w:val="008653CA"/>
    <w:rsid w:val="00875CDD"/>
    <w:rsid w:val="00882302"/>
    <w:rsid w:val="0088308A"/>
    <w:rsid w:val="00895191"/>
    <w:rsid w:val="00896FEA"/>
    <w:rsid w:val="008A7594"/>
    <w:rsid w:val="008B73BE"/>
    <w:rsid w:val="008B7E24"/>
    <w:rsid w:val="008C31EA"/>
    <w:rsid w:val="008C612F"/>
    <w:rsid w:val="008C6265"/>
    <w:rsid w:val="008C6491"/>
    <w:rsid w:val="008C65D6"/>
    <w:rsid w:val="008D0D73"/>
    <w:rsid w:val="008E59FC"/>
    <w:rsid w:val="008F1066"/>
    <w:rsid w:val="008F2EE7"/>
    <w:rsid w:val="008F3914"/>
    <w:rsid w:val="008F5B85"/>
    <w:rsid w:val="009027AF"/>
    <w:rsid w:val="00912E01"/>
    <w:rsid w:val="009142C1"/>
    <w:rsid w:val="009211F0"/>
    <w:rsid w:val="00921514"/>
    <w:rsid w:val="00922EE7"/>
    <w:rsid w:val="00923447"/>
    <w:rsid w:val="00923708"/>
    <w:rsid w:val="00925C0B"/>
    <w:rsid w:val="009308A5"/>
    <w:rsid w:val="00931B8A"/>
    <w:rsid w:val="009327A0"/>
    <w:rsid w:val="0094678F"/>
    <w:rsid w:val="0095213A"/>
    <w:rsid w:val="00961C45"/>
    <w:rsid w:val="00961C64"/>
    <w:rsid w:val="009634F3"/>
    <w:rsid w:val="00965762"/>
    <w:rsid w:val="009676E9"/>
    <w:rsid w:val="00970A4A"/>
    <w:rsid w:val="00974328"/>
    <w:rsid w:val="0097556C"/>
    <w:rsid w:val="0098478A"/>
    <w:rsid w:val="00987699"/>
    <w:rsid w:val="00994217"/>
    <w:rsid w:val="009A005E"/>
    <w:rsid w:val="009A4C05"/>
    <w:rsid w:val="009C0D05"/>
    <w:rsid w:val="009D02BD"/>
    <w:rsid w:val="009D7628"/>
    <w:rsid w:val="009E4D71"/>
    <w:rsid w:val="009E67A5"/>
    <w:rsid w:val="009E6DE9"/>
    <w:rsid w:val="009E72E0"/>
    <w:rsid w:val="009E73D5"/>
    <w:rsid w:val="009F1C46"/>
    <w:rsid w:val="00A04261"/>
    <w:rsid w:val="00A1346F"/>
    <w:rsid w:val="00A157A9"/>
    <w:rsid w:val="00A16AFD"/>
    <w:rsid w:val="00A27AFD"/>
    <w:rsid w:val="00A27D7E"/>
    <w:rsid w:val="00A32F13"/>
    <w:rsid w:val="00A34B06"/>
    <w:rsid w:val="00A35338"/>
    <w:rsid w:val="00A36214"/>
    <w:rsid w:val="00A451FF"/>
    <w:rsid w:val="00A46309"/>
    <w:rsid w:val="00A46839"/>
    <w:rsid w:val="00A53D44"/>
    <w:rsid w:val="00A642A5"/>
    <w:rsid w:val="00A728EB"/>
    <w:rsid w:val="00A76230"/>
    <w:rsid w:val="00A7655F"/>
    <w:rsid w:val="00A76B44"/>
    <w:rsid w:val="00A85469"/>
    <w:rsid w:val="00A85478"/>
    <w:rsid w:val="00A86390"/>
    <w:rsid w:val="00A86C05"/>
    <w:rsid w:val="00A91F02"/>
    <w:rsid w:val="00A92503"/>
    <w:rsid w:val="00A974D1"/>
    <w:rsid w:val="00A975C3"/>
    <w:rsid w:val="00A97885"/>
    <w:rsid w:val="00AA113D"/>
    <w:rsid w:val="00AA4C18"/>
    <w:rsid w:val="00AA4F59"/>
    <w:rsid w:val="00AA605A"/>
    <w:rsid w:val="00AB0913"/>
    <w:rsid w:val="00AB111D"/>
    <w:rsid w:val="00AB1249"/>
    <w:rsid w:val="00AB4B3D"/>
    <w:rsid w:val="00AB5D8F"/>
    <w:rsid w:val="00AB72D3"/>
    <w:rsid w:val="00AB74C9"/>
    <w:rsid w:val="00AC11CA"/>
    <w:rsid w:val="00AC2352"/>
    <w:rsid w:val="00AC4A3C"/>
    <w:rsid w:val="00AC7E04"/>
    <w:rsid w:val="00AD26B7"/>
    <w:rsid w:val="00AE7F30"/>
    <w:rsid w:val="00AF1511"/>
    <w:rsid w:val="00AF4A75"/>
    <w:rsid w:val="00B02901"/>
    <w:rsid w:val="00B10FA5"/>
    <w:rsid w:val="00B116AA"/>
    <w:rsid w:val="00B26377"/>
    <w:rsid w:val="00B26EC9"/>
    <w:rsid w:val="00B278D6"/>
    <w:rsid w:val="00B33884"/>
    <w:rsid w:val="00B54390"/>
    <w:rsid w:val="00B561CC"/>
    <w:rsid w:val="00B60B97"/>
    <w:rsid w:val="00B61E10"/>
    <w:rsid w:val="00B73267"/>
    <w:rsid w:val="00B7408C"/>
    <w:rsid w:val="00B74204"/>
    <w:rsid w:val="00B754D5"/>
    <w:rsid w:val="00B80AD4"/>
    <w:rsid w:val="00B928CB"/>
    <w:rsid w:val="00B94CAB"/>
    <w:rsid w:val="00B9792A"/>
    <w:rsid w:val="00BA1F03"/>
    <w:rsid w:val="00BA4063"/>
    <w:rsid w:val="00BA4BDC"/>
    <w:rsid w:val="00BC52A8"/>
    <w:rsid w:val="00BC5F5A"/>
    <w:rsid w:val="00BD24CE"/>
    <w:rsid w:val="00BD54BD"/>
    <w:rsid w:val="00BE0D17"/>
    <w:rsid w:val="00BF037B"/>
    <w:rsid w:val="00BF2B1D"/>
    <w:rsid w:val="00BF3D46"/>
    <w:rsid w:val="00BF600E"/>
    <w:rsid w:val="00C042B3"/>
    <w:rsid w:val="00C1324F"/>
    <w:rsid w:val="00C146AC"/>
    <w:rsid w:val="00C146D4"/>
    <w:rsid w:val="00C1498A"/>
    <w:rsid w:val="00C14EAE"/>
    <w:rsid w:val="00C17D1F"/>
    <w:rsid w:val="00C26AEC"/>
    <w:rsid w:val="00C3241A"/>
    <w:rsid w:val="00C33426"/>
    <w:rsid w:val="00C4348A"/>
    <w:rsid w:val="00C546CA"/>
    <w:rsid w:val="00C54BC9"/>
    <w:rsid w:val="00C62FC7"/>
    <w:rsid w:val="00C656D6"/>
    <w:rsid w:val="00C6598D"/>
    <w:rsid w:val="00C725E1"/>
    <w:rsid w:val="00C9403E"/>
    <w:rsid w:val="00CA054E"/>
    <w:rsid w:val="00CA1877"/>
    <w:rsid w:val="00CA2AAE"/>
    <w:rsid w:val="00CA4567"/>
    <w:rsid w:val="00CB1ED7"/>
    <w:rsid w:val="00CB3F01"/>
    <w:rsid w:val="00CC39CB"/>
    <w:rsid w:val="00CC44B7"/>
    <w:rsid w:val="00CC5721"/>
    <w:rsid w:val="00CD0BC7"/>
    <w:rsid w:val="00CD1097"/>
    <w:rsid w:val="00CD5862"/>
    <w:rsid w:val="00CD6F2F"/>
    <w:rsid w:val="00CD76DF"/>
    <w:rsid w:val="00CE055F"/>
    <w:rsid w:val="00CE3ACC"/>
    <w:rsid w:val="00CE5CAD"/>
    <w:rsid w:val="00D00C1A"/>
    <w:rsid w:val="00D023E3"/>
    <w:rsid w:val="00D02E05"/>
    <w:rsid w:val="00D03FDC"/>
    <w:rsid w:val="00D0509F"/>
    <w:rsid w:val="00D2302E"/>
    <w:rsid w:val="00D314A0"/>
    <w:rsid w:val="00D3601A"/>
    <w:rsid w:val="00D45893"/>
    <w:rsid w:val="00D519CD"/>
    <w:rsid w:val="00D55B15"/>
    <w:rsid w:val="00D56664"/>
    <w:rsid w:val="00D6109A"/>
    <w:rsid w:val="00D61410"/>
    <w:rsid w:val="00D628BF"/>
    <w:rsid w:val="00D63643"/>
    <w:rsid w:val="00D67E60"/>
    <w:rsid w:val="00D72E03"/>
    <w:rsid w:val="00D81092"/>
    <w:rsid w:val="00D81C2A"/>
    <w:rsid w:val="00D87EFA"/>
    <w:rsid w:val="00D92F66"/>
    <w:rsid w:val="00D94963"/>
    <w:rsid w:val="00D97364"/>
    <w:rsid w:val="00DA56C2"/>
    <w:rsid w:val="00DA6107"/>
    <w:rsid w:val="00DB4A5F"/>
    <w:rsid w:val="00DB6905"/>
    <w:rsid w:val="00DC00A7"/>
    <w:rsid w:val="00DC09FC"/>
    <w:rsid w:val="00DC4815"/>
    <w:rsid w:val="00DC5A1E"/>
    <w:rsid w:val="00DD245F"/>
    <w:rsid w:val="00DD7BEC"/>
    <w:rsid w:val="00DE6CD7"/>
    <w:rsid w:val="00DF37AD"/>
    <w:rsid w:val="00E10CC8"/>
    <w:rsid w:val="00E156FB"/>
    <w:rsid w:val="00E24777"/>
    <w:rsid w:val="00E249FC"/>
    <w:rsid w:val="00E24C15"/>
    <w:rsid w:val="00E3313D"/>
    <w:rsid w:val="00E340B3"/>
    <w:rsid w:val="00E371F6"/>
    <w:rsid w:val="00E442F3"/>
    <w:rsid w:val="00E516D5"/>
    <w:rsid w:val="00E546F2"/>
    <w:rsid w:val="00E56A2A"/>
    <w:rsid w:val="00E61A76"/>
    <w:rsid w:val="00E61A9B"/>
    <w:rsid w:val="00E810E8"/>
    <w:rsid w:val="00E868BF"/>
    <w:rsid w:val="00E93EFB"/>
    <w:rsid w:val="00E9680D"/>
    <w:rsid w:val="00EA1583"/>
    <w:rsid w:val="00EB44E6"/>
    <w:rsid w:val="00EB6B08"/>
    <w:rsid w:val="00EB7D3E"/>
    <w:rsid w:val="00EC303B"/>
    <w:rsid w:val="00EC4652"/>
    <w:rsid w:val="00ED2502"/>
    <w:rsid w:val="00ED3C3D"/>
    <w:rsid w:val="00ED5CF5"/>
    <w:rsid w:val="00ED60CF"/>
    <w:rsid w:val="00EE1FC0"/>
    <w:rsid w:val="00EF64B6"/>
    <w:rsid w:val="00F00CC8"/>
    <w:rsid w:val="00F12EAC"/>
    <w:rsid w:val="00F14477"/>
    <w:rsid w:val="00F233C8"/>
    <w:rsid w:val="00F24B03"/>
    <w:rsid w:val="00F276C4"/>
    <w:rsid w:val="00F33AE1"/>
    <w:rsid w:val="00F377BE"/>
    <w:rsid w:val="00F51F5A"/>
    <w:rsid w:val="00F558D0"/>
    <w:rsid w:val="00F71DBD"/>
    <w:rsid w:val="00F73274"/>
    <w:rsid w:val="00F751CF"/>
    <w:rsid w:val="00F9368B"/>
    <w:rsid w:val="00FA0569"/>
    <w:rsid w:val="00FA5D77"/>
    <w:rsid w:val="00FA612C"/>
    <w:rsid w:val="00FB50DD"/>
    <w:rsid w:val="00FB66AA"/>
    <w:rsid w:val="00FC447E"/>
    <w:rsid w:val="00FC766B"/>
    <w:rsid w:val="00FD04C4"/>
    <w:rsid w:val="00FD59E8"/>
    <w:rsid w:val="00FE2DA4"/>
    <w:rsid w:val="00FE57A1"/>
    <w:rsid w:val="00FE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6A5"/>
  </w:style>
  <w:style w:type="paragraph" w:styleId="Heading1">
    <w:name w:val="heading 1"/>
    <w:basedOn w:val="Normal"/>
    <w:next w:val="Normal"/>
    <w:link w:val="Heading1Char"/>
    <w:uiPriority w:val="9"/>
    <w:qFormat/>
    <w:rsid w:val="00280F9A"/>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F9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280F9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141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2D8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B2D8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B2D8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B2D8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2D8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F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0F9A"/>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CE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CAD"/>
    <w:rPr>
      <w:rFonts w:ascii="Tahoma" w:hAnsi="Tahoma" w:cs="Tahoma"/>
      <w:sz w:val="16"/>
      <w:szCs w:val="16"/>
    </w:rPr>
  </w:style>
  <w:style w:type="character" w:customStyle="1" w:styleId="Heading3Char">
    <w:name w:val="Heading 3 Char"/>
    <w:basedOn w:val="DefaultParagraphFont"/>
    <w:link w:val="Heading3"/>
    <w:uiPriority w:val="9"/>
    <w:rsid w:val="00280F9A"/>
    <w:rPr>
      <w:rFonts w:asciiTheme="majorHAnsi" w:eastAsiaTheme="majorEastAsia" w:hAnsiTheme="majorHAnsi" w:cstheme="majorBidi"/>
      <w:b/>
      <w:bCs/>
      <w:color w:val="4F81BD" w:themeColor="accent1"/>
    </w:rPr>
  </w:style>
  <w:style w:type="table" w:styleId="TableGrid">
    <w:name w:val="Table Grid"/>
    <w:basedOn w:val="TableNormal"/>
    <w:uiPriority w:val="59"/>
    <w:rsid w:val="00505C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72ED"/>
    <w:pPr>
      <w:ind w:left="720"/>
      <w:contextualSpacing/>
    </w:pPr>
  </w:style>
  <w:style w:type="character" w:styleId="Hyperlink">
    <w:name w:val="Hyperlink"/>
    <w:basedOn w:val="DefaultParagraphFont"/>
    <w:uiPriority w:val="99"/>
    <w:unhideWhenUsed/>
    <w:rsid w:val="000041A2"/>
    <w:rPr>
      <w:color w:val="0000FF" w:themeColor="hyperlink"/>
      <w:u w:val="single"/>
    </w:rPr>
  </w:style>
  <w:style w:type="character" w:customStyle="1" w:styleId="Heading4Char">
    <w:name w:val="Heading 4 Char"/>
    <w:basedOn w:val="DefaultParagraphFont"/>
    <w:link w:val="Heading4"/>
    <w:uiPriority w:val="9"/>
    <w:rsid w:val="002A141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6D605E"/>
    <w:pPr>
      <w:outlineLvl w:val="9"/>
    </w:pPr>
    <w:rPr>
      <w:lang w:eastAsia="ja-JP"/>
    </w:rPr>
  </w:style>
  <w:style w:type="paragraph" w:styleId="TOC1">
    <w:name w:val="toc 1"/>
    <w:basedOn w:val="Normal"/>
    <w:next w:val="Normal"/>
    <w:autoRedefine/>
    <w:uiPriority w:val="39"/>
    <w:unhideWhenUsed/>
    <w:rsid w:val="00D6109A"/>
    <w:pPr>
      <w:tabs>
        <w:tab w:val="right" w:leader="dot" w:pos="9350"/>
      </w:tabs>
      <w:spacing w:after="100"/>
    </w:pPr>
  </w:style>
  <w:style w:type="paragraph" w:styleId="TOC2">
    <w:name w:val="toc 2"/>
    <w:basedOn w:val="Normal"/>
    <w:next w:val="Normal"/>
    <w:autoRedefine/>
    <w:uiPriority w:val="39"/>
    <w:unhideWhenUsed/>
    <w:rsid w:val="006D605E"/>
    <w:pPr>
      <w:spacing w:after="100"/>
      <w:ind w:left="220"/>
    </w:pPr>
  </w:style>
  <w:style w:type="paragraph" w:styleId="TOC3">
    <w:name w:val="toc 3"/>
    <w:basedOn w:val="Normal"/>
    <w:next w:val="Normal"/>
    <w:autoRedefine/>
    <w:uiPriority w:val="39"/>
    <w:unhideWhenUsed/>
    <w:rsid w:val="006D605E"/>
    <w:pPr>
      <w:spacing w:after="100"/>
      <w:ind w:left="440"/>
    </w:pPr>
  </w:style>
  <w:style w:type="paragraph" w:styleId="Header">
    <w:name w:val="header"/>
    <w:basedOn w:val="Normal"/>
    <w:link w:val="HeaderChar"/>
    <w:uiPriority w:val="99"/>
    <w:unhideWhenUsed/>
    <w:rsid w:val="00A34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B06"/>
  </w:style>
  <w:style w:type="paragraph" w:styleId="Footer">
    <w:name w:val="footer"/>
    <w:basedOn w:val="Normal"/>
    <w:link w:val="FooterChar"/>
    <w:uiPriority w:val="99"/>
    <w:unhideWhenUsed/>
    <w:rsid w:val="00A34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B06"/>
  </w:style>
  <w:style w:type="paragraph" w:styleId="NormalWeb">
    <w:name w:val="Normal (Web)"/>
    <w:basedOn w:val="Normal"/>
    <w:uiPriority w:val="99"/>
    <w:semiHidden/>
    <w:unhideWhenUsed/>
    <w:rsid w:val="00EF64B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307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74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3B2D8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B2D8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B2D8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B2D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2D81"/>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E72E0"/>
    <w:pPr>
      <w:spacing w:after="0" w:line="240" w:lineRule="auto"/>
    </w:pPr>
  </w:style>
  <w:style w:type="character" w:styleId="FollowedHyperlink">
    <w:name w:val="FollowedHyperlink"/>
    <w:basedOn w:val="DefaultParagraphFont"/>
    <w:uiPriority w:val="99"/>
    <w:semiHidden/>
    <w:unhideWhenUsed/>
    <w:rsid w:val="00B61E1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6A5"/>
  </w:style>
  <w:style w:type="paragraph" w:styleId="Heading1">
    <w:name w:val="heading 1"/>
    <w:basedOn w:val="Normal"/>
    <w:next w:val="Normal"/>
    <w:link w:val="Heading1Char"/>
    <w:uiPriority w:val="9"/>
    <w:qFormat/>
    <w:rsid w:val="00280F9A"/>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F9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280F9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141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2D8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B2D8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B2D8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B2D8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2D8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F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0F9A"/>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CE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CAD"/>
    <w:rPr>
      <w:rFonts w:ascii="Tahoma" w:hAnsi="Tahoma" w:cs="Tahoma"/>
      <w:sz w:val="16"/>
      <w:szCs w:val="16"/>
    </w:rPr>
  </w:style>
  <w:style w:type="character" w:customStyle="1" w:styleId="Heading3Char">
    <w:name w:val="Heading 3 Char"/>
    <w:basedOn w:val="DefaultParagraphFont"/>
    <w:link w:val="Heading3"/>
    <w:uiPriority w:val="9"/>
    <w:rsid w:val="00280F9A"/>
    <w:rPr>
      <w:rFonts w:asciiTheme="majorHAnsi" w:eastAsiaTheme="majorEastAsia" w:hAnsiTheme="majorHAnsi" w:cstheme="majorBidi"/>
      <w:b/>
      <w:bCs/>
      <w:color w:val="4F81BD" w:themeColor="accent1"/>
    </w:rPr>
  </w:style>
  <w:style w:type="table" w:styleId="TableGrid">
    <w:name w:val="Table Grid"/>
    <w:basedOn w:val="TableNormal"/>
    <w:uiPriority w:val="59"/>
    <w:rsid w:val="00505C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72ED"/>
    <w:pPr>
      <w:ind w:left="720"/>
      <w:contextualSpacing/>
    </w:pPr>
  </w:style>
  <w:style w:type="character" w:styleId="Hyperlink">
    <w:name w:val="Hyperlink"/>
    <w:basedOn w:val="DefaultParagraphFont"/>
    <w:uiPriority w:val="99"/>
    <w:unhideWhenUsed/>
    <w:rsid w:val="000041A2"/>
    <w:rPr>
      <w:color w:val="0000FF" w:themeColor="hyperlink"/>
      <w:u w:val="single"/>
    </w:rPr>
  </w:style>
  <w:style w:type="character" w:customStyle="1" w:styleId="Heading4Char">
    <w:name w:val="Heading 4 Char"/>
    <w:basedOn w:val="DefaultParagraphFont"/>
    <w:link w:val="Heading4"/>
    <w:uiPriority w:val="9"/>
    <w:rsid w:val="002A141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6D605E"/>
    <w:pPr>
      <w:outlineLvl w:val="9"/>
    </w:pPr>
    <w:rPr>
      <w:lang w:eastAsia="ja-JP"/>
    </w:rPr>
  </w:style>
  <w:style w:type="paragraph" w:styleId="TOC1">
    <w:name w:val="toc 1"/>
    <w:basedOn w:val="Normal"/>
    <w:next w:val="Normal"/>
    <w:autoRedefine/>
    <w:uiPriority w:val="39"/>
    <w:unhideWhenUsed/>
    <w:rsid w:val="00D6109A"/>
    <w:pPr>
      <w:tabs>
        <w:tab w:val="right" w:leader="dot" w:pos="9350"/>
      </w:tabs>
      <w:spacing w:after="100"/>
    </w:pPr>
  </w:style>
  <w:style w:type="paragraph" w:styleId="TOC2">
    <w:name w:val="toc 2"/>
    <w:basedOn w:val="Normal"/>
    <w:next w:val="Normal"/>
    <w:autoRedefine/>
    <w:uiPriority w:val="39"/>
    <w:unhideWhenUsed/>
    <w:rsid w:val="006D605E"/>
    <w:pPr>
      <w:spacing w:after="100"/>
      <w:ind w:left="220"/>
    </w:pPr>
  </w:style>
  <w:style w:type="paragraph" w:styleId="TOC3">
    <w:name w:val="toc 3"/>
    <w:basedOn w:val="Normal"/>
    <w:next w:val="Normal"/>
    <w:autoRedefine/>
    <w:uiPriority w:val="39"/>
    <w:unhideWhenUsed/>
    <w:rsid w:val="006D605E"/>
    <w:pPr>
      <w:spacing w:after="100"/>
      <w:ind w:left="440"/>
    </w:pPr>
  </w:style>
  <w:style w:type="paragraph" w:styleId="Header">
    <w:name w:val="header"/>
    <w:basedOn w:val="Normal"/>
    <w:link w:val="HeaderChar"/>
    <w:uiPriority w:val="99"/>
    <w:unhideWhenUsed/>
    <w:rsid w:val="00A34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B06"/>
  </w:style>
  <w:style w:type="paragraph" w:styleId="Footer">
    <w:name w:val="footer"/>
    <w:basedOn w:val="Normal"/>
    <w:link w:val="FooterChar"/>
    <w:uiPriority w:val="99"/>
    <w:unhideWhenUsed/>
    <w:rsid w:val="00A34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B06"/>
  </w:style>
  <w:style w:type="paragraph" w:styleId="NormalWeb">
    <w:name w:val="Normal (Web)"/>
    <w:basedOn w:val="Normal"/>
    <w:uiPriority w:val="99"/>
    <w:semiHidden/>
    <w:unhideWhenUsed/>
    <w:rsid w:val="00EF64B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307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74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3B2D8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B2D8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B2D8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B2D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2D81"/>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E72E0"/>
    <w:pPr>
      <w:spacing w:after="0" w:line="240" w:lineRule="auto"/>
    </w:pPr>
  </w:style>
  <w:style w:type="character" w:styleId="FollowedHyperlink">
    <w:name w:val="FollowedHyperlink"/>
    <w:basedOn w:val="DefaultParagraphFont"/>
    <w:uiPriority w:val="99"/>
    <w:semiHidden/>
    <w:unhideWhenUsed/>
    <w:rsid w:val="00B61E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3767">
      <w:bodyDiv w:val="1"/>
      <w:marLeft w:val="0"/>
      <w:marRight w:val="0"/>
      <w:marTop w:val="0"/>
      <w:marBottom w:val="0"/>
      <w:divBdr>
        <w:top w:val="none" w:sz="0" w:space="0" w:color="auto"/>
        <w:left w:val="none" w:sz="0" w:space="0" w:color="auto"/>
        <w:bottom w:val="none" w:sz="0" w:space="0" w:color="auto"/>
        <w:right w:val="none" w:sz="0" w:space="0" w:color="auto"/>
      </w:divBdr>
    </w:div>
    <w:div w:id="83649375">
      <w:bodyDiv w:val="1"/>
      <w:marLeft w:val="0"/>
      <w:marRight w:val="0"/>
      <w:marTop w:val="0"/>
      <w:marBottom w:val="0"/>
      <w:divBdr>
        <w:top w:val="none" w:sz="0" w:space="0" w:color="auto"/>
        <w:left w:val="none" w:sz="0" w:space="0" w:color="auto"/>
        <w:bottom w:val="none" w:sz="0" w:space="0" w:color="auto"/>
        <w:right w:val="none" w:sz="0" w:space="0" w:color="auto"/>
      </w:divBdr>
    </w:div>
    <w:div w:id="121925760">
      <w:bodyDiv w:val="1"/>
      <w:marLeft w:val="0"/>
      <w:marRight w:val="0"/>
      <w:marTop w:val="0"/>
      <w:marBottom w:val="0"/>
      <w:divBdr>
        <w:top w:val="none" w:sz="0" w:space="0" w:color="auto"/>
        <w:left w:val="none" w:sz="0" w:space="0" w:color="auto"/>
        <w:bottom w:val="none" w:sz="0" w:space="0" w:color="auto"/>
        <w:right w:val="none" w:sz="0" w:space="0" w:color="auto"/>
      </w:divBdr>
    </w:div>
    <w:div w:id="254215600">
      <w:bodyDiv w:val="1"/>
      <w:marLeft w:val="0"/>
      <w:marRight w:val="0"/>
      <w:marTop w:val="0"/>
      <w:marBottom w:val="0"/>
      <w:divBdr>
        <w:top w:val="none" w:sz="0" w:space="0" w:color="auto"/>
        <w:left w:val="none" w:sz="0" w:space="0" w:color="auto"/>
        <w:bottom w:val="none" w:sz="0" w:space="0" w:color="auto"/>
        <w:right w:val="none" w:sz="0" w:space="0" w:color="auto"/>
      </w:divBdr>
    </w:div>
    <w:div w:id="33785581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498079869">
      <w:bodyDiv w:val="1"/>
      <w:marLeft w:val="0"/>
      <w:marRight w:val="0"/>
      <w:marTop w:val="0"/>
      <w:marBottom w:val="0"/>
      <w:divBdr>
        <w:top w:val="none" w:sz="0" w:space="0" w:color="auto"/>
        <w:left w:val="none" w:sz="0" w:space="0" w:color="auto"/>
        <w:bottom w:val="none" w:sz="0" w:space="0" w:color="auto"/>
        <w:right w:val="none" w:sz="0" w:space="0" w:color="auto"/>
      </w:divBdr>
    </w:div>
    <w:div w:id="559096839">
      <w:bodyDiv w:val="1"/>
      <w:marLeft w:val="0"/>
      <w:marRight w:val="0"/>
      <w:marTop w:val="0"/>
      <w:marBottom w:val="0"/>
      <w:divBdr>
        <w:top w:val="none" w:sz="0" w:space="0" w:color="auto"/>
        <w:left w:val="none" w:sz="0" w:space="0" w:color="auto"/>
        <w:bottom w:val="none" w:sz="0" w:space="0" w:color="auto"/>
        <w:right w:val="none" w:sz="0" w:space="0" w:color="auto"/>
      </w:divBdr>
    </w:div>
    <w:div w:id="644167769">
      <w:bodyDiv w:val="1"/>
      <w:marLeft w:val="0"/>
      <w:marRight w:val="0"/>
      <w:marTop w:val="0"/>
      <w:marBottom w:val="0"/>
      <w:divBdr>
        <w:top w:val="none" w:sz="0" w:space="0" w:color="auto"/>
        <w:left w:val="none" w:sz="0" w:space="0" w:color="auto"/>
        <w:bottom w:val="none" w:sz="0" w:space="0" w:color="auto"/>
        <w:right w:val="none" w:sz="0" w:space="0" w:color="auto"/>
      </w:divBdr>
    </w:div>
    <w:div w:id="670838543">
      <w:bodyDiv w:val="1"/>
      <w:marLeft w:val="0"/>
      <w:marRight w:val="0"/>
      <w:marTop w:val="0"/>
      <w:marBottom w:val="0"/>
      <w:divBdr>
        <w:top w:val="none" w:sz="0" w:space="0" w:color="auto"/>
        <w:left w:val="none" w:sz="0" w:space="0" w:color="auto"/>
        <w:bottom w:val="none" w:sz="0" w:space="0" w:color="auto"/>
        <w:right w:val="none" w:sz="0" w:space="0" w:color="auto"/>
      </w:divBdr>
    </w:div>
    <w:div w:id="742339324">
      <w:bodyDiv w:val="1"/>
      <w:marLeft w:val="0"/>
      <w:marRight w:val="0"/>
      <w:marTop w:val="0"/>
      <w:marBottom w:val="0"/>
      <w:divBdr>
        <w:top w:val="none" w:sz="0" w:space="0" w:color="auto"/>
        <w:left w:val="none" w:sz="0" w:space="0" w:color="auto"/>
        <w:bottom w:val="none" w:sz="0" w:space="0" w:color="auto"/>
        <w:right w:val="none" w:sz="0" w:space="0" w:color="auto"/>
      </w:divBdr>
    </w:div>
    <w:div w:id="797525704">
      <w:bodyDiv w:val="1"/>
      <w:marLeft w:val="0"/>
      <w:marRight w:val="0"/>
      <w:marTop w:val="0"/>
      <w:marBottom w:val="0"/>
      <w:divBdr>
        <w:top w:val="none" w:sz="0" w:space="0" w:color="auto"/>
        <w:left w:val="none" w:sz="0" w:space="0" w:color="auto"/>
        <w:bottom w:val="none" w:sz="0" w:space="0" w:color="auto"/>
        <w:right w:val="none" w:sz="0" w:space="0" w:color="auto"/>
      </w:divBdr>
    </w:div>
    <w:div w:id="859319138">
      <w:bodyDiv w:val="1"/>
      <w:marLeft w:val="0"/>
      <w:marRight w:val="0"/>
      <w:marTop w:val="0"/>
      <w:marBottom w:val="0"/>
      <w:divBdr>
        <w:top w:val="none" w:sz="0" w:space="0" w:color="auto"/>
        <w:left w:val="none" w:sz="0" w:space="0" w:color="auto"/>
        <w:bottom w:val="none" w:sz="0" w:space="0" w:color="auto"/>
        <w:right w:val="none" w:sz="0" w:space="0" w:color="auto"/>
      </w:divBdr>
      <w:divsChild>
        <w:div w:id="1403526738">
          <w:marLeft w:val="0"/>
          <w:marRight w:val="0"/>
          <w:marTop w:val="0"/>
          <w:marBottom w:val="0"/>
          <w:divBdr>
            <w:top w:val="none" w:sz="0" w:space="0" w:color="auto"/>
            <w:left w:val="none" w:sz="0" w:space="0" w:color="auto"/>
            <w:bottom w:val="none" w:sz="0" w:space="0" w:color="auto"/>
            <w:right w:val="none" w:sz="0" w:space="0" w:color="auto"/>
          </w:divBdr>
        </w:div>
      </w:divsChild>
    </w:div>
    <w:div w:id="864296108">
      <w:bodyDiv w:val="1"/>
      <w:marLeft w:val="0"/>
      <w:marRight w:val="0"/>
      <w:marTop w:val="0"/>
      <w:marBottom w:val="0"/>
      <w:divBdr>
        <w:top w:val="none" w:sz="0" w:space="0" w:color="auto"/>
        <w:left w:val="none" w:sz="0" w:space="0" w:color="auto"/>
        <w:bottom w:val="none" w:sz="0" w:space="0" w:color="auto"/>
        <w:right w:val="none" w:sz="0" w:space="0" w:color="auto"/>
      </w:divBdr>
    </w:div>
    <w:div w:id="999625029">
      <w:bodyDiv w:val="1"/>
      <w:marLeft w:val="0"/>
      <w:marRight w:val="0"/>
      <w:marTop w:val="0"/>
      <w:marBottom w:val="0"/>
      <w:divBdr>
        <w:top w:val="none" w:sz="0" w:space="0" w:color="auto"/>
        <w:left w:val="none" w:sz="0" w:space="0" w:color="auto"/>
        <w:bottom w:val="none" w:sz="0" w:space="0" w:color="auto"/>
        <w:right w:val="none" w:sz="0" w:space="0" w:color="auto"/>
      </w:divBdr>
    </w:div>
    <w:div w:id="1030034283">
      <w:bodyDiv w:val="1"/>
      <w:marLeft w:val="0"/>
      <w:marRight w:val="0"/>
      <w:marTop w:val="0"/>
      <w:marBottom w:val="0"/>
      <w:divBdr>
        <w:top w:val="none" w:sz="0" w:space="0" w:color="auto"/>
        <w:left w:val="none" w:sz="0" w:space="0" w:color="auto"/>
        <w:bottom w:val="none" w:sz="0" w:space="0" w:color="auto"/>
        <w:right w:val="none" w:sz="0" w:space="0" w:color="auto"/>
      </w:divBdr>
    </w:div>
    <w:div w:id="1418944432">
      <w:bodyDiv w:val="1"/>
      <w:marLeft w:val="0"/>
      <w:marRight w:val="0"/>
      <w:marTop w:val="0"/>
      <w:marBottom w:val="0"/>
      <w:divBdr>
        <w:top w:val="none" w:sz="0" w:space="0" w:color="auto"/>
        <w:left w:val="none" w:sz="0" w:space="0" w:color="auto"/>
        <w:bottom w:val="none" w:sz="0" w:space="0" w:color="auto"/>
        <w:right w:val="none" w:sz="0" w:space="0" w:color="auto"/>
      </w:divBdr>
    </w:div>
    <w:div w:id="1446654970">
      <w:bodyDiv w:val="1"/>
      <w:marLeft w:val="0"/>
      <w:marRight w:val="0"/>
      <w:marTop w:val="0"/>
      <w:marBottom w:val="0"/>
      <w:divBdr>
        <w:top w:val="none" w:sz="0" w:space="0" w:color="auto"/>
        <w:left w:val="none" w:sz="0" w:space="0" w:color="auto"/>
        <w:bottom w:val="none" w:sz="0" w:space="0" w:color="auto"/>
        <w:right w:val="none" w:sz="0" w:space="0" w:color="auto"/>
      </w:divBdr>
    </w:div>
    <w:div w:id="1769109330">
      <w:bodyDiv w:val="1"/>
      <w:marLeft w:val="0"/>
      <w:marRight w:val="0"/>
      <w:marTop w:val="0"/>
      <w:marBottom w:val="0"/>
      <w:divBdr>
        <w:top w:val="none" w:sz="0" w:space="0" w:color="auto"/>
        <w:left w:val="none" w:sz="0" w:space="0" w:color="auto"/>
        <w:bottom w:val="none" w:sz="0" w:space="0" w:color="auto"/>
        <w:right w:val="none" w:sz="0" w:space="0" w:color="auto"/>
      </w:divBdr>
    </w:div>
    <w:div w:id="1907571143">
      <w:bodyDiv w:val="1"/>
      <w:marLeft w:val="0"/>
      <w:marRight w:val="0"/>
      <w:marTop w:val="0"/>
      <w:marBottom w:val="0"/>
      <w:divBdr>
        <w:top w:val="none" w:sz="0" w:space="0" w:color="auto"/>
        <w:left w:val="none" w:sz="0" w:space="0" w:color="auto"/>
        <w:bottom w:val="none" w:sz="0" w:space="0" w:color="auto"/>
        <w:right w:val="none" w:sz="0" w:space="0" w:color="auto"/>
      </w:divBdr>
    </w:div>
    <w:div w:id="1934513843">
      <w:bodyDiv w:val="1"/>
      <w:marLeft w:val="0"/>
      <w:marRight w:val="0"/>
      <w:marTop w:val="0"/>
      <w:marBottom w:val="0"/>
      <w:divBdr>
        <w:top w:val="none" w:sz="0" w:space="0" w:color="auto"/>
        <w:left w:val="none" w:sz="0" w:space="0" w:color="auto"/>
        <w:bottom w:val="none" w:sz="0" w:space="0" w:color="auto"/>
        <w:right w:val="none" w:sz="0" w:space="0" w:color="auto"/>
      </w:divBdr>
    </w:div>
    <w:div w:id="1986666303">
      <w:bodyDiv w:val="1"/>
      <w:marLeft w:val="0"/>
      <w:marRight w:val="0"/>
      <w:marTop w:val="0"/>
      <w:marBottom w:val="0"/>
      <w:divBdr>
        <w:top w:val="none" w:sz="0" w:space="0" w:color="auto"/>
        <w:left w:val="none" w:sz="0" w:space="0" w:color="auto"/>
        <w:bottom w:val="none" w:sz="0" w:space="0" w:color="auto"/>
        <w:right w:val="none" w:sz="0" w:space="0" w:color="auto"/>
      </w:divBdr>
    </w:div>
    <w:div w:id="208961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rivate-0dadc-bankaccountbalance.apiary-mock.com/accountBalance"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rivate-0dadc-bankaccountbalance.apiary-mock.com/accountBalanc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F0719-9C39-4B33-B783-C5B7C2D4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3221</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21538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Sydney Nurse</dc:creator>
  <cp:lastModifiedBy>hqureshi</cp:lastModifiedBy>
  <cp:revision>3</cp:revision>
  <cp:lastPrinted>2016-11-16T14:40:00Z</cp:lastPrinted>
  <dcterms:created xsi:type="dcterms:W3CDTF">2017-11-14T11:52:00Z</dcterms:created>
  <dcterms:modified xsi:type="dcterms:W3CDTF">2017-11-14T11:55:00Z</dcterms:modified>
</cp:coreProperties>
</file>